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20"/>
          <w:szCs w:val="20"/>
          <w:u w:val="single"/>
        </w:rPr>
      </w:pPr>
      <w:commentRangeStart w:id="0"/>
      <w:commentRangeStart w:id="1"/>
      <w:r w:rsidDel="00000000" w:rsidR="00000000" w:rsidRPr="00000000">
        <w:rPr>
          <w:rFonts w:ascii="Montserrat" w:cs="Montserrat" w:eastAsia="Montserrat" w:hAnsi="Montserrat"/>
          <w:sz w:val="20"/>
          <w:szCs w:val="20"/>
          <w:u w:val="single"/>
          <w:rtl w:val="0"/>
        </w:rPr>
        <w:t xml:space="preserve">Roundup list post template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7185"/>
        <w:tblGridChange w:id="0">
          <w:tblGrid>
            <w:gridCol w:w="217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Meta title 58/60</w:t>
            </w:r>
          </w:p>
          <w:p w:rsidR="00000000" w:rsidDel="00000000" w:rsidP="00000000" w:rsidRDefault="00000000" w:rsidRPr="00000000" w14:paraId="00000003">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Character limit: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Montserrat" w:cs="Montserrat" w:eastAsia="Montserrat" w:hAnsi="Montserrat"/>
                <w:sz w:val="20"/>
                <w:szCs w:val="20"/>
              </w:rPr>
            </w:pPr>
            <w:r w:rsidDel="00000000" w:rsidR="00000000" w:rsidRPr="00000000">
              <w:rPr>
                <w:sz w:val="20"/>
                <w:szCs w:val="20"/>
                <w:rtl w:val="0"/>
              </w:rPr>
              <w:t xml:space="preserve">12</w:t>
            </w:r>
            <w:r w:rsidDel="00000000" w:rsidR="00000000" w:rsidRPr="00000000">
              <w:rPr>
                <w:sz w:val="20"/>
                <w:szCs w:val="20"/>
                <w:rtl w:val="0"/>
              </w:rPr>
              <w:t xml:space="preserve"> Best Automatic Pool Cleaners in South Africa | Baracuda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Meta description </w:t>
            </w:r>
          </w:p>
          <w:p w:rsidR="00000000" w:rsidDel="00000000" w:rsidP="00000000" w:rsidRDefault="00000000" w:rsidRPr="00000000" w14:paraId="0000000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Character limit: 119/140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Montserrat" w:cs="Montserrat" w:eastAsia="Montserrat" w:hAnsi="Montserrat"/>
                <w:sz w:val="20"/>
                <w:szCs w:val="20"/>
              </w:rPr>
            </w:pPr>
            <w:r w:rsidDel="00000000" w:rsidR="00000000" w:rsidRPr="00000000">
              <w:rPr>
                <w:sz w:val="20"/>
                <w:szCs w:val="20"/>
                <w:rtl w:val="0"/>
              </w:rPr>
              <w:t xml:space="preserve">Find the best automatic pool cleaners in South Africa. We compare their features, price points &amp; more. Read on Baracuda</w:t>
            </w:r>
            <w:r w:rsidDel="00000000" w:rsidR="00000000" w:rsidRPr="00000000">
              <w:rPr>
                <w:rtl w:val="0"/>
              </w:rPr>
            </w:r>
          </w:p>
          <w:p w:rsidR="00000000" w:rsidDel="00000000" w:rsidP="00000000" w:rsidRDefault="00000000" w:rsidRPr="00000000" w14:paraId="00000009">
            <w:pPr>
              <w:widowControl w:val="0"/>
              <w:spacing w:line="240" w:lineRule="auto"/>
              <w:rPr>
                <w:rFonts w:ascii="Montserrat" w:cs="Montserrat" w:eastAsia="Montserrat" w:hAnsi="Montserrat"/>
                <w:i w:val="1"/>
                <w:i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Focus keyphrase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Montserrat" w:cs="Montserrat" w:eastAsia="Montserrat" w:hAnsi="Montserrat"/>
                <w:sz w:val="18"/>
                <w:szCs w:val="18"/>
              </w:rPr>
            </w:pPr>
            <w:r w:rsidDel="00000000" w:rsidR="00000000" w:rsidRPr="00000000">
              <w:rPr>
                <w:sz w:val="20"/>
                <w:szCs w:val="20"/>
                <w:rtl w:val="0"/>
              </w:rPr>
              <w:t xml:space="preserve">best automatic pool cleaner south africa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Surfer credit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Attach a SurferSEO Content Editor credit to the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Suggested URL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/blog/</w:t>
            </w:r>
            <w:r w:rsidDel="00000000" w:rsidR="00000000" w:rsidRPr="00000000">
              <w:rPr>
                <w:sz w:val="20"/>
                <w:szCs w:val="20"/>
                <w:rtl w:val="0"/>
              </w:rPr>
              <w:t xml:space="preserve">best-automatic-pool-cleaners-south-africa</w:t>
            </w:r>
            <w:r w:rsidDel="00000000" w:rsidR="00000000" w:rsidRPr="00000000">
              <w:rPr>
                <w:rtl w:val="0"/>
              </w:rPr>
            </w:r>
          </w:p>
          <w:p w:rsidR="00000000" w:rsidDel="00000000" w:rsidP="00000000" w:rsidRDefault="00000000" w:rsidRPr="00000000" w14:paraId="00000010">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1">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i w:val="1"/>
                <w:iCs w:val="1"/>
                <w:sz w:val="18"/>
                <w:szCs w:val="18"/>
                <w:rtl w:val="0"/>
              </w:rPr>
              <w:t xml:space="preserve">Refer to the SEO content creation fundamentals document if you are unsure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Keyword research sheet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0"/>
                <w:szCs w:val="20"/>
              </w:rPr>
            </w:pPr>
            <w:hyperlink r:id="rId7">
              <w:r w:rsidDel="00000000" w:rsidR="00000000" w:rsidRPr="00000000">
                <w:rPr>
                  <w:color w:val="0000ee"/>
                  <w:sz w:val="20"/>
                  <w:szCs w:val="20"/>
                  <w:u w:val="single"/>
                  <w:rtl w:val="0"/>
                </w:rPr>
                <w:t xml:space="preserve">Baracuda Blog Topics - new content</w:t>
              </w:r>
            </w:hyperlink>
            <w:r w:rsidDel="00000000" w:rsidR="00000000" w:rsidRPr="00000000">
              <w:rPr>
                <w:rtl w:val="0"/>
              </w:rPr>
            </w:r>
          </w:p>
          <w:p w:rsidR="00000000" w:rsidDel="00000000" w:rsidP="00000000" w:rsidRDefault="00000000" w:rsidRPr="00000000" w14:paraId="00000014">
            <w:pPr>
              <w:widowControl w:val="0"/>
              <w:spacing w:line="240" w:lineRule="auto"/>
              <w:rPr>
                <w:sz w:val="20"/>
                <w:szCs w:val="20"/>
              </w:rPr>
            </w:pPr>
            <w:hyperlink r:id="rId8">
              <w:r w:rsidDel="00000000" w:rsidR="00000000" w:rsidRPr="00000000">
                <w:rPr>
                  <w:color w:val="0000ee"/>
                  <w:sz w:val="20"/>
                  <w:szCs w:val="20"/>
                  <w:u w:val="single"/>
                  <w:rtl w:val="0"/>
                </w:rPr>
                <w:t xml:space="preserve">best + pool cleaners, pumps, heat pumps, lights - template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sz w:val="20"/>
                <w:szCs w:val="20"/>
              </w:rPr>
            </w:pPr>
            <w:r w:rsidDel="00000000" w:rsidR="00000000" w:rsidRPr="00000000">
              <w:rPr>
                <w:rtl w:val="0"/>
              </w:rPr>
              <w:t xml:space="preserve">Full research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0"/>
                <w:szCs w:val="20"/>
                <w:highlight w:val="cyan"/>
              </w:rPr>
            </w:pPr>
            <w:hyperlink r:id="rId9">
              <w:r w:rsidDel="00000000" w:rsidR="00000000" w:rsidRPr="00000000">
                <w:rPr>
                  <w:color w:val="0000ee"/>
                  <w:sz w:val="20"/>
                  <w:szCs w:val="20"/>
                  <w:highlight w:val="cyan"/>
                  <w:u w:val="single"/>
                  <w:rtl w:val="0"/>
                </w:rPr>
                <w:t xml:space="preserve">Research Doc - Automatic Pool Cleaners - Baracuda</w:t>
              </w:r>
            </w:hyperlink>
            <w:r w:rsidDel="00000000" w:rsidR="00000000" w:rsidRPr="00000000">
              <w:rPr>
                <w:rtl w:val="0"/>
              </w:rPr>
            </w:r>
          </w:p>
          <w:p w:rsidR="00000000" w:rsidDel="00000000" w:rsidP="00000000" w:rsidRDefault="00000000" w:rsidRPr="00000000" w14:paraId="00000017">
            <w:pPr>
              <w:widowControl w:val="0"/>
              <w:spacing w:line="240" w:lineRule="auto"/>
              <w:rPr>
                <w:sz w:val="20"/>
                <w:szCs w:val="20"/>
                <w:highlight w:val="cy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0"/>
                <w:szCs w:val="20"/>
                <w:highlight w:val="cyan"/>
              </w:rPr>
            </w:pPr>
            <w:hyperlink r:id="rId10">
              <w:r w:rsidDel="00000000" w:rsidR="00000000" w:rsidRPr="00000000">
                <w:rPr>
                  <w:color w:val="0000ee"/>
                  <w:sz w:val="20"/>
                  <w:szCs w:val="20"/>
                  <w:highlight w:val="cyan"/>
                  <w:u w:val="single"/>
                  <w:rtl w:val="0"/>
                </w:rPr>
                <w:t xml:space="preserve">Images</w:t>
              </w:r>
            </w:hyperlink>
            <w:r w:rsidDel="00000000" w:rsidR="00000000" w:rsidRPr="00000000">
              <w:rPr>
                <w:rtl w:val="0"/>
              </w:rPr>
            </w:r>
          </w:p>
        </w:tc>
      </w:tr>
    </w:tbl>
    <w:p w:rsidR="00000000" w:rsidDel="00000000" w:rsidP="00000000" w:rsidRDefault="00000000" w:rsidRPr="00000000" w14:paraId="0000001A">
      <w:pPr>
        <w:rPr>
          <w:rFonts w:ascii="Montserrat" w:cs="Montserrat" w:eastAsia="Montserrat" w:hAnsi="Montserrat"/>
          <w:i w:val="1"/>
          <w:iCs w:val="1"/>
          <w:sz w:val="20"/>
          <w:szCs w:val="20"/>
        </w:rPr>
      </w:pPr>
      <w:r w:rsidDel="00000000" w:rsidR="00000000" w:rsidRPr="00000000">
        <w:pict>
          <v:rect style="width:0.0pt;height:1.5pt" o:hr="t" o:hrstd="t" o:hralign="center" fillcolor="#A0A0A0" stroked="f"/>
        </w:pict>
      </w:r>
      <w:r w:rsidDel="00000000" w:rsidR="00000000" w:rsidRPr="00000000">
        <w:rPr>
          <w:rFonts w:ascii="Montserrat" w:cs="Montserrat" w:eastAsia="Montserrat" w:hAnsi="Montserrat"/>
          <w:i w:val="1"/>
          <w:iCs w:val="1"/>
          <w:sz w:val="20"/>
          <w:szCs w:val="20"/>
          <w:rtl w:val="0"/>
        </w:rPr>
        <w:t xml:space="preserve">Title and introduction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i w:val="1"/>
          <w:iCs w:val="1"/>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Pr>
              <w:drawing>
                <wp:inline distB="114300" distT="114300" distL="114300" distR="114300">
                  <wp:extent cx="5810250" cy="2324100"/>
                  <wp:effectExtent b="0" l="0" r="0" t="0"/>
                  <wp:docPr id="6"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810250" cy="2324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D">
      <w:pPr>
        <w:rPr>
          <w:i w:val="1"/>
          <w:iCs w:val="1"/>
          <w:sz w:val="20"/>
          <w:szCs w:val="20"/>
        </w:rPr>
      </w:pPr>
      <w:r w:rsidDel="00000000" w:rsidR="00000000" w:rsidRPr="00000000">
        <w:rPr>
          <w:rtl w:val="0"/>
        </w:rPr>
      </w:r>
    </w:p>
    <w:p w:rsidR="00000000" w:rsidDel="00000000" w:rsidP="00000000" w:rsidRDefault="00000000" w:rsidRPr="00000000" w14:paraId="0000001E">
      <w:pPr>
        <w:pStyle w:val="Heading1"/>
        <w:rPr/>
      </w:pPr>
      <w:bookmarkStart w:colFirst="0" w:colLast="0" w:name="_195tq6svir4g" w:id="0"/>
      <w:bookmarkEnd w:id="0"/>
      <w:r w:rsidDel="00000000" w:rsidR="00000000" w:rsidRPr="00000000">
        <w:rPr>
          <w:rtl w:val="0"/>
        </w:rPr>
        <w:t xml:space="preserve">H1: </w:t>
      </w:r>
      <w:r w:rsidDel="00000000" w:rsidR="00000000" w:rsidRPr="00000000">
        <w:rPr>
          <w:rtl w:val="0"/>
        </w:rPr>
        <w:t xml:space="preserve">12 Best Automatic Pool Cleaners in South Africa (Residential Pools)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Choosing the right automatic swimming pool cleaning </w:t>
      </w:r>
      <w:r w:rsidDel="00000000" w:rsidR="00000000" w:rsidRPr="00000000">
        <w:rPr>
          <w:rtl w:val="0"/>
        </w:rPr>
        <w:t xml:space="preserve">system </w:t>
      </w:r>
      <w:r w:rsidDel="00000000" w:rsidR="00000000" w:rsidRPr="00000000">
        <w:rPr>
          <w:rtl w:val="0"/>
        </w:rPr>
        <w:t xml:space="preserve">will help you make pool maintenance easier and more efficient.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article explores some of the best pool cleaners for residential pools available in South Africa, including powerful </w:t>
      </w:r>
      <w:hyperlink w:anchor="_4ofwzqwn1cdb">
        <w:r w:rsidDel="00000000" w:rsidR="00000000" w:rsidRPr="00000000">
          <w:rPr>
            <w:color w:val="1155cc"/>
            <w:u w:val="single"/>
            <w:rtl w:val="0"/>
          </w:rPr>
          <w:t xml:space="preserve">robotic cleaners</w:t>
        </w:r>
      </w:hyperlink>
      <w:r w:rsidDel="00000000" w:rsidR="00000000" w:rsidRPr="00000000">
        <w:rPr>
          <w:rtl w:val="0"/>
        </w:rPr>
        <w:t xml:space="preserve"> and </w:t>
      </w:r>
      <w:hyperlink w:anchor="_1v9s1nbfgmih">
        <w:r w:rsidDel="00000000" w:rsidR="00000000" w:rsidRPr="00000000">
          <w:rPr>
            <w:color w:val="1155cc"/>
            <w:u w:val="single"/>
            <w:rtl w:val="0"/>
          </w:rPr>
          <w:t xml:space="preserve">suction pool cleaners</w:t>
        </w:r>
      </w:hyperlink>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compare each cleaner’s coverage, surface compatibility, features, pricing, and where you can purchase them.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Whether you own a small plunge pool or a larger family-sized pool, you’ll find options to suit your cleaning needs and budget.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Read on to find out more. If you need expert advice, </w:t>
      </w:r>
      <w:hyperlink r:id="rId12">
        <w:r w:rsidDel="00000000" w:rsidR="00000000" w:rsidRPr="00000000">
          <w:rPr>
            <w:color w:val="1155cc"/>
            <w:u w:val="single"/>
            <w:rtl w:val="0"/>
          </w:rPr>
          <w:t xml:space="preserve">contact us</w:t>
        </w:r>
      </w:hyperlink>
      <w:r w:rsidDel="00000000" w:rsidR="00000000" w:rsidRPr="00000000">
        <w:rPr>
          <w:rtl w:val="0"/>
        </w:rPr>
        <w:t xml:space="preserve"> or </w:t>
      </w:r>
      <w:hyperlink r:id="rId13">
        <w:r w:rsidDel="00000000" w:rsidR="00000000" w:rsidRPr="00000000">
          <w:rPr>
            <w:color w:val="1155cc"/>
            <w:u w:val="single"/>
            <w:rtl w:val="0"/>
          </w:rPr>
          <w:t xml:space="preserve">use our interactive map</w:t>
        </w:r>
      </w:hyperlink>
      <w:r w:rsidDel="00000000" w:rsidR="00000000" w:rsidRPr="00000000">
        <w:rPr>
          <w:rtl w:val="0"/>
        </w:rPr>
        <w:t xml:space="preserve"> to find a pool store that stocks Baracuda products near you. You can also explore our range of </w:t>
      </w:r>
      <w:hyperlink r:id="rId14">
        <w:r w:rsidDel="00000000" w:rsidR="00000000" w:rsidRPr="00000000">
          <w:rPr>
            <w:color w:val="1155cc"/>
            <w:u w:val="single"/>
            <w:rtl w:val="0"/>
          </w:rPr>
          <w:t xml:space="preserve">automatic pool cleaners</w:t>
        </w:r>
      </w:hyperlink>
      <w:r w:rsidDel="00000000" w:rsidR="00000000" w:rsidRPr="00000000">
        <w:rPr>
          <w:rtl w:val="0"/>
        </w:rPr>
        <w:t xml:space="preserve">. </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i w:val="1"/>
          <w:iCs w:val="1"/>
          <w:sz w:val="20"/>
          <w:szCs w:val="20"/>
        </w:rPr>
      </w:pPr>
      <w:r w:rsidDel="00000000" w:rsidR="00000000" w:rsidRPr="00000000">
        <w:rPr>
          <w:i w:val="1"/>
          <w:iCs w:val="1"/>
          <w:sz w:val="20"/>
          <w:szCs w:val="20"/>
          <w:rtl w:val="0"/>
        </w:rPr>
        <w:t xml:space="preserve">Key takeaways</w:t>
      </w: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Key takeaways</w:t>
            </w:r>
          </w:p>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numPr>
                <w:ilvl w:val="0"/>
                <w:numId w:val="11"/>
              </w:numPr>
              <w:spacing w:line="240" w:lineRule="auto"/>
              <w:ind w:left="720" w:hanging="360"/>
              <w:rPr/>
            </w:pPr>
            <w:commentRangeStart w:id="2"/>
            <w:commentRangeStart w:id="3"/>
            <w:r w:rsidDel="00000000" w:rsidR="00000000" w:rsidRPr="00000000">
              <w:rPr>
                <w:rtl w:val="0"/>
              </w:rPr>
              <w:t xml:space="preserve">Choosing the right automatic pool cleaner depends on your pool’s size, surface type, debris load, and whether you want a low-maintenance solution or advanced automation.</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E">
            <w:pPr>
              <w:widowControl w:val="0"/>
              <w:numPr>
                <w:ilvl w:val="0"/>
                <w:numId w:val="11"/>
              </w:numPr>
              <w:spacing w:line="240" w:lineRule="auto"/>
              <w:ind w:left="720" w:hanging="360"/>
              <w:rPr/>
            </w:pPr>
            <w:r w:rsidDel="00000000" w:rsidR="00000000" w:rsidRPr="00000000">
              <w:rPr>
                <w:rtl w:val="0"/>
              </w:rPr>
              <w:t xml:space="preserve">Top robotic models include the </w:t>
            </w:r>
            <w:hyperlink w:anchor="_t9wetlx42l3t">
              <w:r w:rsidDel="00000000" w:rsidR="00000000" w:rsidRPr="00000000">
                <w:rPr>
                  <w:color w:val="1155cc"/>
                  <w:u w:val="single"/>
                  <w:rtl w:val="0"/>
                </w:rPr>
                <w:t xml:space="preserve">Baracuda XA4030 iQ</w:t>
              </w:r>
            </w:hyperlink>
            <w:ins w:author="Stuart Marsden" w:id="0" w:date="2025-10-08T07:18:56Z">
              <w:r w:rsidDel="00000000" w:rsidR="00000000" w:rsidRPr="00000000">
                <w:fldChar w:fldCharType="begin"/>
              </w:r>
              <w:r w:rsidDel="00000000" w:rsidR="00000000" w:rsidRPr="00000000">
                <w:instrText xml:space="preserve">HYPERLINK \l "_t9wetlx42l3t"</w:instrText>
              </w:r>
              <w:r w:rsidDel="00000000" w:rsidR="00000000" w:rsidRPr="00000000">
                <w:fldChar w:fldCharType="separate"/>
              </w:r>
              <w:r w:rsidDel="00000000" w:rsidR="00000000" w:rsidRPr="00000000">
                <w:rPr>
                  <w:rtl w:val="0"/>
                  <w:rPrChange w:author="Stuart Marsden" w:id="1" w:date="2025-10-08T07:18:56Z">
                    <w:rPr>
                      <w:color w:val="1155cc"/>
                      <w:u w:val="single"/>
                    </w:rPr>
                  </w:rPrChange>
                </w:rPr>
                <w:t xml:space="preserve"> and </w:t>
              </w:r>
              <w:r w:rsidDel="00000000" w:rsidR="00000000" w:rsidRPr="00000000">
                <w:fldChar w:fldCharType="end"/>
              </w:r>
            </w:ins>
            <w:del w:author="Stuart Marsden" w:id="0" w:date="2025-10-08T07:18:56Z">
              <w:r w:rsidDel="00000000" w:rsidR="00000000" w:rsidRPr="00000000">
                <w:rPr>
                  <w:rtl w:val="0"/>
                </w:rPr>
                <w:delText xml:space="preserve">, </w:delText>
              </w:r>
            </w:del>
            <w:hyperlink w:anchor="_15z1dod96ipj">
              <w:r w:rsidDel="00000000" w:rsidR="00000000" w:rsidRPr="00000000">
                <w:rPr>
                  <w:color w:val="1155cc"/>
                  <w:u w:val="single"/>
                  <w:rtl w:val="0"/>
                </w:rPr>
                <w:t xml:space="preserve">Zodiac ALPHA RA6700iQ</w:t>
              </w:r>
            </w:hyperlink>
            <w:del w:author="Stuart Marsden" w:id="2" w:date="2025-10-08T07:19:04Z">
              <w:r w:rsidDel="00000000" w:rsidR="00000000" w:rsidRPr="00000000">
                <w:rPr>
                  <w:rtl w:val="0"/>
                </w:rPr>
                <w:delText xml:space="preserve">, and </w:delText>
              </w:r>
              <w:r w:rsidDel="00000000" w:rsidR="00000000" w:rsidRPr="00000000">
                <w:fldChar w:fldCharType="begin"/>
              </w:r>
              <w:r w:rsidDel="00000000" w:rsidR="00000000" w:rsidRPr="00000000">
                <w:delInstrText xml:space="preserve">HYPERLINK \l "_wvxjljt4f2hr"</w:delInstrText>
              </w:r>
              <w:r w:rsidDel="00000000" w:rsidR="00000000" w:rsidRPr="00000000">
                <w:fldChar w:fldCharType="separate"/>
              </w:r>
              <w:r w:rsidDel="00000000" w:rsidR="00000000" w:rsidRPr="00000000">
                <w:rPr>
                  <w:color w:val="1155cc"/>
                  <w:u w:val="single"/>
                  <w:rtl w:val="0"/>
                </w:rPr>
                <w:delText xml:space="preserve">Aiper Scuba S1</w:delText>
              </w:r>
              <w:r w:rsidDel="00000000" w:rsidR="00000000" w:rsidRPr="00000000">
                <w:fldChar w:fldCharType="end"/>
              </w:r>
            </w:del>
            <w:r w:rsidDel="00000000" w:rsidR="00000000" w:rsidRPr="00000000">
              <w:rPr>
                <w:rtl w:val="0"/>
              </w:rPr>
              <w:t xml:space="preserve">—offering app control, wall and waterline coverage, and premium filtration.</w:t>
            </w:r>
          </w:p>
          <w:p w:rsidR="00000000" w:rsidDel="00000000" w:rsidP="00000000" w:rsidRDefault="00000000" w:rsidRPr="00000000" w14:paraId="0000002F">
            <w:pPr>
              <w:widowControl w:val="0"/>
              <w:numPr>
                <w:ilvl w:val="0"/>
                <w:numId w:val="11"/>
              </w:numPr>
              <w:spacing w:line="240" w:lineRule="auto"/>
              <w:ind w:left="720" w:hanging="360"/>
              <w:rPr/>
            </w:pPr>
            <w:r w:rsidDel="00000000" w:rsidR="00000000" w:rsidRPr="00000000">
              <w:rPr>
                <w:rtl w:val="0"/>
              </w:rPr>
              <w:t xml:space="preserve">Leading suction cleaners include the </w:t>
            </w:r>
            <w:hyperlink w:anchor="_i9nv194f3toq">
              <w:r w:rsidDel="00000000" w:rsidR="00000000" w:rsidRPr="00000000">
                <w:rPr>
                  <w:color w:val="1155cc"/>
                  <w:u w:val="single"/>
                  <w:rtl w:val="0"/>
                </w:rPr>
                <w:t xml:space="preserve">Zodiac AX20 Activ</w:t>
              </w:r>
            </w:hyperlink>
            <w:r w:rsidDel="00000000" w:rsidR="00000000" w:rsidRPr="00000000">
              <w:rPr>
                <w:rtl w:val="0"/>
              </w:rPr>
              <w:t xml:space="preserve">, </w:t>
            </w:r>
            <w:hyperlink w:anchor="_p7ak3nopt3dm">
              <w:r w:rsidDel="00000000" w:rsidR="00000000" w:rsidRPr="00000000">
                <w:rPr>
                  <w:color w:val="1155cc"/>
                  <w:u w:val="single"/>
                  <w:rtl w:val="0"/>
                </w:rPr>
                <w:t xml:space="preserve">Baracuda Tracker</w:t>
              </w:r>
            </w:hyperlink>
            <w:r w:rsidDel="00000000" w:rsidR="00000000" w:rsidRPr="00000000">
              <w:rPr>
                <w:rtl w:val="0"/>
              </w:rPr>
              <w:t xml:space="preserve">, and </w:t>
            </w:r>
            <w:hyperlink w:anchor="_nz4c0hbrmy0c">
              <w:r w:rsidDel="00000000" w:rsidR="00000000" w:rsidRPr="00000000">
                <w:rPr>
                  <w:color w:val="1155cc"/>
                  <w:u w:val="single"/>
                  <w:rtl w:val="0"/>
                </w:rPr>
                <w:t xml:space="preserve">Gemini</w:t>
              </w:r>
            </w:hyperlink>
            <w:r w:rsidDel="00000000" w:rsidR="00000000" w:rsidRPr="00000000">
              <w:rPr>
                <w:rtl w:val="0"/>
              </w:rPr>
              <w:t xml:space="preserve">—ideal for basic floor and wall cleaning at a more budget-friendly price point.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i w:val="1"/>
          <w:iCs w:val="1"/>
          <w:sz w:val="20"/>
          <w:szCs w:val="20"/>
          <w:rtl w:val="0"/>
        </w:rPr>
        <w:t xml:space="preserve">Optional value-add section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highlight w:val="cyan"/>
        </w:rPr>
      </w:pPr>
      <w:bookmarkStart w:colFirst="0" w:colLast="0" w:name="_f9bw3qyvbok" w:id="1"/>
      <w:bookmarkEnd w:id="1"/>
      <w:r w:rsidDel="00000000" w:rsidR="00000000" w:rsidRPr="00000000">
        <w:rPr>
          <w:highlight w:val="cyan"/>
          <w:rtl w:val="0"/>
        </w:rPr>
        <w:t xml:space="preserve">* H2: </w:t>
      </w:r>
      <w:r w:rsidDel="00000000" w:rsidR="00000000" w:rsidRPr="00000000">
        <w:rPr>
          <w:highlight w:val="cyan"/>
          <w:rtl w:val="0"/>
        </w:rPr>
        <w:t xml:space="preserve">How much does an automatic pool cleaner cost in South Africa?</w:t>
      </w:r>
      <w:r w:rsidDel="00000000" w:rsidR="00000000" w:rsidRPr="00000000">
        <w:rPr>
          <w:rtl w:val="0"/>
        </w:rPr>
      </w:r>
    </w:p>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The cost of an automatic pool cleaner in South Africa varies widely depending on whether it is a </w:t>
      </w:r>
      <w:hyperlink w:anchor="_1v9s1nbfgmih">
        <w:r w:rsidDel="00000000" w:rsidR="00000000" w:rsidRPr="00000000">
          <w:rPr>
            <w:color w:val="1155cc"/>
            <w:sz w:val="20"/>
            <w:szCs w:val="20"/>
            <w:u w:val="single"/>
            <w:rtl w:val="0"/>
          </w:rPr>
          <w:t xml:space="preserve">suction pool cleaner</w:t>
        </w:r>
      </w:hyperlink>
      <w:r w:rsidDel="00000000" w:rsidR="00000000" w:rsidRPr="00000000">
        <w:rPr>
          <w:sz w:val="20"/>
          <w:szCs w:val="20"/>
          <w:rtl w:val="0"/>
        </w:rPr>
        <w:t xml:space="preserve"> or a </w:t>
      </w:r>
      <w:hyperlink w:anchor="_4ofwzqwn1cdb">
        <w:r w:rsidDel="00000000" w:rsidR="00000000" w:rsidRPr="00000000">
          <w:rPr>
            <w:color w:val="1155cc"/>
            <w:sz w:val="20"/>
            <w:szCs w:val="20"/>
            <w:u w:val="single"/>
            <w:rtl w:val="0"/>
          </w:rPr>
          <w:t xml:space="preserve">robotic pool cleaner</w:t>
        </w:r>
      </w:hyperlink>
      <w:r w:rsidDel="00000000" w:rsidR="00000000" w:rsidRPr="00000000">
        <w:rPr>
          <w:sz w:val="20"/>
          <w:szCs w:val="20"/>
          <w:rtl w:val="0"/>
        </w:rPr>
        <w:t xml:space="preserve">, as well as the brand, model and the features it offers. </w:t>
      </w:r>
    </w:p>
    <w:p w:rsidR="00000000" w:rsidDel="00000000" w:rsidP="00000000" w:rsidRDefault="00000000" w:rsidRPr="00000000" w14:paraId="00000034">
      <w:pPr>
        <w:spacing w:after="240" w:before="240" w:lineRule="auto"/>
        <w:rPr>
          <w:sz w:val="20"/>
          <w:szCs w:val="20"/>
        </w:rPr>
      </w:pPr>
      <w:r w:rsidDel="00000000" w:rsidR="00000000" w:rsidRPr="00000000">
        <w:rPr>
          <w:b w:val="1"/>
          <w:bCs w:val="1"/>
          <w:sz w:val="20"/>
          <w:szCs w:val="20"/>
          <w:rtl w:val="0"/>
        </w:rPr>
        <w:t xml:space="preserve">Suction pool cleaners can cost anywhere from R1300 to R5000</w:t>
      </w:r>
      <w:r w:rsidDel="00000000" w:rsidR="00000000" w:rsidRPr="00000000">
        <w:rPr>
          <w:sz w:val="20"/>
          <w:szCs w:val="20"/>
          <w:rtl w:val="0"/>
        </w:rPr>
        <w:t xml:space="preserve">. </w:t>
      </w:r>
    </w:p>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More budget-friendly options like </w:t>
      </w:r>
      <w:hyperlink w:anchor="_s7586w4n73eq">
        <w:r w:rsidDel="00000000" w:rsidR="00000000" w:rsidRPr="00000000">
          <w:rPr>
            <w:color w:val="1155cc"/>
            <w:sz w:val="20"/>
            <w:szCs w:val="20"/>
            <w:u w:val="single"/>
            <w:rtl w:val="0"/>
          </w:rPr>
          <w:t xml:space="preserve">Baracuda Ranger</w:t>
        </w:r>
      </w:hyperlink>
      <w:r w:rsidDel="00000000" w:rsidR="00000000" w:rsidRPr="00000000">
        <w:rPr>
          <w:sz w:val="20"/>
          <w:szCs w:val="20"/>
          <w:rtl w:val="0"/>
        </w:rPr>
        <w:t xml:space="preserve">, </w:t>
      </w:r>
      <w:hyperlink w:anchor="_nz4c0hbrmy0c">
        <w:r w:rsidDel="00000000" w:rsidR="00000000" w:rsidRPr="00000000">
          <w:rPr>
            <w:color w:val="1155cc"/>
            <w:sz w:val="20"/>
            <w:szCs w:val="20"/>
            <w:u w:val="single"/>
            <w:rtl w:val="0"/>
          </w:rPr>
          <w:t xml:space="preserve">Gemini</w:t>
        </w:r>
      </w:hyperlink>
      <w:r w:rsidDel="00000000" w:rsidR="00000000" w:rsidRPr="00000000">
        <w:rPr>
          <w:sz w:val="20"/>
          <w:szCs w:val="20"/>
          <w:rtl w:val="0"/>
        </w:rPr>
        <w:t xml:space="preserve"> and </w:t>
      </w:r>
      <w:commentRangeStart w:id="4"/>
      <w:hyperlink w:anchor="_3ocrhkbqt360">
        <w:r w:rsidDel="00000000" w:rsidR="00000000" w:rsidRPr="00000000">
          <w:rPr>
            <w:color w:val="1155cc"/>
            <w:sz w:val="20"/>
            <w:szCs w:val="20"/>
            <w:u w:val="single"/>
            <w:rtl w:val="0"/>
          </w:rPr>
          <w:t xml:space="preserve">BLU52 Navigator</w:t>
        </w:r>
      </w:hyperlink>
      <w:commentRangeEnd w:id="4"/>
      <w:r w:rsidDel="00000000" w:rsidR="00000000" w:rsidRPr="00000000">
        <w:commentReference w:id="4"/>
      </w:r>
      <w:r w:rsidDel="00000000" w:rsidR="00000000" w:rsidRPr="00000000">
        <w:rPr>
          <w:sz w:val="20"/>
          <w:szCs w:val="20"/>
          <w:rtl w:val="0"/>
        </w:rPr>
        <w:t xml:space="preserve"> can retail between R1300 and R2600. These models typically have more basic functionalities, including randomised cleaning patterns, floor-only coverage, and single-diaphragm suction systems.</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Options like the </w:t>
      </w:r>
      <w:hyperlink w:anchor="_p7ak3nopt3dm">
        <w:r w:rsidDel="00000000" w:rsidR="00000000" w:rsidRPr="00000000">
          <w:rPr>
            <w:color w:val="1155cc"/>
            <w:sz w:val="20"/>
            <w:szCs w:val="20"/>
            <w:u w:val="single"/>
            <w:rtl w:val="0"/>
          </w:rPr>
          <w:t xml:space="preserve">Baracuda Tracker</w:t>
        </w:r>
      </w:hyperlink>
      <w:r w:rsidDel="00000000" w:rsidR="00000000" w:rsidRPr="00000000">
        <w:rPr>
          <w:sz w:val="20"/>
          <w:szCs w:val="20"/>
          <w:rtl w:val="0"/>
        </w:rPr>
        <w:t xml:space="preserve"> or </w:t>
      </w:r>
      <w:hyperlink w:anchor="_i9nv194f3toq">
        <w:r w:rsidDel="00000000" w:rsidR="00000000" w:rsidRPr="00000000">
          <w:rPr>
            <w:color w:val="1155cc"/>
            <w:sz w:val="20"/>
            <w:szCs w:val="20"/>
            <w:u w:val="single"/>
            <w:rtl w:val="0"/>
          </w:rPr>
          <w:t xml:space="preserve">Zodiac AX20</w:t>
        </w:r>
      </w:hyperlink>
      <w:r w:rsidDel="00000000" w:rsidR="00000000" w:rsidRPr="00000000">
        <w:rPr>
          <w:sz w:val="20"/>
          <w:szCs w:val="20"/>
          <w:rtl w:val="0"/>
        </w:rPr>
        <w:t xml:space="preserve"> with more advanced capabilities, such as geared navigation, wall-climbing performance, and dual scrubbers or diaphragms, can retail from R3000 to R5000. </w:t>
      </w:r>
    </w:p>
    <w:p w:rsidR="00000000" w:rsidDel="00000000" w:rsidP="00000000" w:rsidRDefault="00000000" w:rsidRPr="00000000" w14:paraId="00000037">
      <w:pPr>
        <w:spacing w:after="240" w:before="240" w:lineRule="auto"/>
        <w:rPr>
          <w:sz w:val="20"/>
          <w:szCs w:val="20"/>
        </w:rPr>
      </w:pPr>
      <w:r w:rsidDel="00000000" w:rsidR="00000000" w:rsidRPr="00000000">
        <w:rPr>
          <w:b w:val="1"/>
          <w:bCs w:val="1"/>
          <w:sz w:val="20"/>
          <w:szCs w:val="20"/>
          <w:rtl w:val="0"/>
        </w:rPr>
        <w:t xml:space="preserve">Robotic pool cleaners typically cost between R13,000 and R26,000</w:t>
      </w:r>
      <w:r w:rsidDel="00000000" w:rsidR="00000000" w:rsidRPr="00000000">
        <w:rPr>
          <w:sz w:val="20"/>
          <w:szCs w:val="20"/>
          <w:rtl w:val="0"/>
        </w:rPr>
        <w:t xml:space="preserve">. </w:t>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More basic, budget-friendly options like the </w:t>
      </w:r>
      <w:hyperlink w:anchor="_4sa3mw32owbg">
        <w:r w:rsidDel="00000000" w:rsidR="00000000" w:rsidRPr="00000000">
          <w:rPr>
            <w:color w:val="1155cc"/>
            <w:sz w:val="20"/>
            <w:szCs w:val="20"/>
            <w:u w:val="single"/>
            <w:rtl w:val="0"/>
          </w:rPr>
          <w:t xml:space="preserve">Baracuda XA2030</w:t>
        </w:r>
      </w:hyperlink>
      <w:r w:rsidDel="00000000" w:rsidR="00000000" w:rsidRPr="00000000">
        <w:rPr>
          <w:rtl w:val="0"/>
        </w:rPr>
        <w:t xml:space="preserve"> </w:t>
      </w:r>
      <w:del w:author="Stuart Marsden" w:id="3" w:date="2025-10-08T07:18:25Z">
        <w:r w:rsidDel="00000000" w:rsidR="00000000" w:rsidRPr="00000000">
          <w:rPr>
            <w:rtl w:val="0"/>
          </w:rPr>
          <w:delText xml:space="preserve">and </w:delText>
        </w:r>
        <w:r w:rsidDel="00000000" w:rsidR="00000000" w:rsidRPr="00000000">
          <w:fldChar w:fldCharType="begin"/>
        </w:r>
        <w:r w:rsidDel="00000000" w:rsidR="00000000" w:rsidRPr="00000000">
          <w:delInstrText xml:space="preserve">HYPERLINK \l "_i0cl2qevy495"</w:delInstrText>
        </w:r>
        <w:r w:rsidDel="00000000" w:rsidR="00000000" w:rsidRPr="00000000">
          <w:fldChar w:fldCharType="separate"/>
        </w:r>
        <w:r w:rsidDel="00000000" w:rsidR="00000000" w:rsidRPr="00000000">
          <w:rPr>
            <w:color w:val="1155cc"/>
            <w:sz w:val="20"/>
            <w:szCs w:val="20"/>
            <w:u w:val="single"/>
            <w:rtl w:val="0"/>
          </w:rPr>
          <w:delText xml:space="preserve">Dolphin S100</w:delText>
        </w:r>
        <w:r w:rsidDel="00000000" w:rsidR="00000000" w:rsidRPr="00000000">
          <w:fldChar w:fldCharType="end"/>
        </w:r>
        <w:r w:rsidDel="00000000" w:rsidR="00000000" w:rsidRPr="00000000">
          <w:rPr>
            <w:sz w:val="20"/>
            <w:szCs w:val="20"/>
            <w:rtl w:val="0"/>
          </w:rPr>
          <w:delText xml:space="preserve"> </w:delText>
        </w:r>
      </w:del>
      <w:r w:rsidDel="00000000" w:rsidR="00000000" w:rsidRPr="00000000">
        <w:rPr>
          <w:sz w:val="20"/>
          <w:szCs w:val="20"/>
          <w:rtl w:val="0"/>
        </w:rPr>
        <w:t xml:space="preserve">can retail for between R13,000 and R15,500. These models generally offer floor and partial wall coverage, plug-and-play operation, and standard filtration systems. Premium models like the </w:t>
      </w:r>
      <w:hyperlink w:anchor="_t9wetlx42l3t">
        <w:r w:rsidDel="00000000" w:rsidR="00000000" w:rsidRPr="00000000">
          <w:rPr>
            <w:color w:val="1155cc"/>
            <w:sz w:val="20"/>
            <w:szCs w:val="20"/>
            <w:u w:val="single"/>
            <w:rtl w:val="0"/>
          </w:rPr>
          <w:t xml:space="preserve">Baracuda XA4030 iQ</w:t>
        </w:r>
      </w:hyperlink>
      <w:r w:rsidDel="00000000" w:rsidR="00000000" w:rsidRPr="00000000">
        <w:rPr>
          <w:sz w:val="20"/>
          <w:szCs w:val="20"/>
          <w:rtl w:val="0"/>
        </w:rPr>
        <w:t xml:space="preserve">, </w:t>
      </w:r>
      <w:ins w:author="Stuart Marsden" w:id="4" w:date="2025-10-08T07:18:38Z">
        <w:r w:rsidDel="00000000" w:rsidR="00000000" w:rsidRPr="00000000">
          <w:rPr>
            <w:sz w:val="20"/>
            <w:szCs w:val="20"/>
            <w:rtl w:val="0"/>
          </w:rPr>
          <w:t xml:space="preserve">and the </w:t>
        </w:r>
      </w:ins>
      <w:hyperlink w:anchor="_15z1dod96ipj">
        <w:r w:rsidDel="00000000" w:rsidR="00000000" w:rsidRPr="00000000">
          <w:rPr>
            <w:color w:val="1155cc"/>
            <w:sz w:val="20"/>
            <w:szCs w:val="20"/>
            <w:u w:val="single"/>
            <w:rtl w:val="0"/>
          </w:rPr>
          <w:t xml:space="preserve">Zodiac ALPHA RA6700iQ</w:t>
        </w:r>
      </w:hyperlink>
      <w:del w:author="Stuart Marsden" w:id="5" w:date="2025-10-08T07:18:44Z">
        <w:r w:rsidDel="00000000" w:rsidR="00000000" w:rsidRPr="00000000">
          <w:rPr>
            <w:sz w:val="20"/>
            <w:szCs w:val="20"/>
            <w:rtl w:val="0"/>
          </w:rPr>
          <w:delText xml:space="preserve">, and </w:delText>
        </w:r>
        <w:r w:rsidDel="00000000" w:rsidR="00000000" w:rsidRPr="00000000">
          <w:fldChar w:fldCharType="begin"/>
        </w:r>
        <w:r w:rsidDel="00000000" w:rsidR="00000000" w:rsidRPr="00000000">
          <w:delInstrText xml:space="preserve">HYPERLINK \l "_wvxjljt4f2hr"</w:delInstrText>
        </w:r>
        <w:r w:rsidDel="00000000" w:rsidR="00000000" w:rsidRPr="00000000">
          <w:fldChar w:fldCharType="separate"/>
        </w:r>
        <w:r w:rsidDel="00000000" w:rsidR="00000000" w:rsidRPr="00000000">
          <w:rPr>
            <w:color w:val="1155cc"/>
            <w:sz w:val="20"/>
            <w:szCs w:val="20"/>
            <w:u w:val="single"/>
            <w:rtl w:val="0"/>
          </w:rPr>
          <w:delText xml:space="preserve">Aiper Scuba S1</w:delText>
        </w:r>
        <w:r w:rsidDel="00000000" w:rsidR="00000000" w:rsidRPr="00000000">
          <w:fldChar w:fldCharType="end"/>
        </w:r>
      </w:del>
      <w:r w:rsidDel="00000000" w:rsidR="00000000" w:rsidRPr="00000000">
        <w:rPr>
          <w:sz w:val="20"/>
          <w:szCs w:val="20"/>
          <w:rtl w:val="0"/>
        </w:rPr>
        <w:t xml:space="preserve">, with more advanced capabilities such as smart navigation, app control, and full pool coverage, including the waterline, can cost between R18,000 and R26,000.</w:t>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Prices may vary per retailer, but these ranges provide a benchmark for South African pool owners.</w:t>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However, don’t focus solely on the initial purchase price. </w:t>
      </w:r>
    </w:p>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Consider ongoing expenses, such as energy consumption, replacement parts, and maintenance requirements, when planning your pool cleaner budget.</w:t>
      </w:r>
    </w:p>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Investing in a quality swimming pool cleaner upfront typically saves both time and money on pool maintenance over the years, making it a smart long-term decision for most pool owners.</w:t>
      </w:r>
    </w:p>
    <w:p w:rsidR="00000000" w:rsidDel="00000000" w:rsidP="00000000" w:rsidRDefault="00000000" w:rsidRPr="00000000" w14:paraId="0000003D">
      <w:pPr>
        <w:spacing w:after="240" w:before="240" w:lineRule="auto"/>
        <w:rPr/>
      </w:pPr>
      <w:r w:rsidDel="00000000" w:rsidR="00000000" w:rsidRPr="00000000">
        <w:rPr>
          <w:sz w:val="20"/>
          <w:szCs w:val="20"/>
          <w:rtl w:val="0"/>
        </w:rPr>
        <w:t xml:space="preserve">In a related article, we cover </w:t>
      </w:r>
      <w:hyperlink r:id="rId15">
        <w:r w:rsidDel="00000000" w:rsidR="00000000" w:rsidRPr="00000000">
          <w:rPr>
            <w:color w:val="1155cc"/>
            <w:sz w:val="20"/>
            <w:szCs w:val="20"/>
            <w:u w:val="single"/>
            <w:rtl w:val="0"/>
          </w:rPr>
          <w:t xml:space="preserve">how to choose an automatic pool cleaner</w:t>
        </w:r>
      </w:hyperlink>
      <w:r w:rsidDel="00000000" w:rsidR="00000000" w:rsidRPr="00000000">
        <w:rPr>
          <w:sz w:val="20"/>
          <w:szCs w:val="20"/>
          <w:rtl w:val="0"/>
        </w:rPr>
        <w:t xml:space="preserve"> based on your budget and cleaning needs. </w:t>
      </w:r>
      <w:r w:rsidDel="00000000" w:rsidR="00000000" w:rsidRPr="00000000">
        <w:rPr>
          <w:rtl w:val="0"/>
        </w:rPr>
      </w:r>
    </w:p>
    <w:p w:rsidR="00000000" w:rsidDel="00000000" w:rsidP="00000000" w:rsidRDefault="00000000" w:rsidRPr="00000000" w14:paraId="0000003E">
      <w:pPr>
        <w:rPr>
          <w:sz w:val="20"/>
          <w:szCs w:val="20"/>
          <w:highlight w:val="cyan"/>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i w:val="1"/>
          <w:iCs w:val="1"/>
          <w:sz w:val="18"/>
          <w:szCs w:val="18"/>
        </w:rPr>
      </w:pPr>
      <w:r w:rsidDel="00000000" w:rsidR="00000000" w:rsidRPr="00000000">
        <w:rPr>
          <w:i w:val="1"/>
          <w:iCs w:val="1"/>
          <w:sz w:val="18"/>
          <w:szCs w:val="18"/>
          <w:rtl w:val="0"/>
        </w:rPr>
        <w:t xml:space="preserve">Table of contents</w:t>
      </w:r>
      <w:r w:rsidDel="00000000" w:rsidR="00000000" w:rsidRPr="00000000">
        <w:pict>
          <v:rect style="width:0.0pt;height:1.5pt" o:hr="t" o:hrstd="t" o:hralign="center" fillcolor="#A0A0A0" stroked="f"/>
        </w:pic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r>
          </w:p>
          <w:sdt>
            <w:sdtPr>
              <w:id w:val="-435536492"/>
              <w:docPartObj>
                <w:docPartGallery w:val="Table of Contents"/>
                <w:docPartUnique w:val="1"/>
              </w:docPartObj>
            </w:sdtPr>
            <w:sdtContent>
              <w:p w:rsidR="00000000" w:rsidDel="00000000" w:rsidP="00000000" w:rsidRDefault="00000000" w:rsidRPr="00000000" w14:paraId="00000042">
                <w:pPr>
                  <w:widowControl w:val="0"/>
                  <w:spacing w:before="60" w:line="240" w:lineRule="auto"/>
                  <w:rPr>
                    <w:i w:val="0"/>
                    <w:iCs w:val="0"/>
                    <w:smallCaps w:val="0"/>
                    <w:strike w:val="0"/>
                    <w:color w:val="1155cc"/>
                    <w:sz w:val="20"/>
                    <w:szCs w:val="20"/>
                    <w:u w:val="single"/>
                    <w:shd w:fill="auto" w:val="clear"/>
                    <w:vertAlign w:val="baseline"/>
                  </w:rPr>
                </w:pPr>
                <w:r w:rsidDel="00000000" w:rsidR="00000000" w:rsidRPr="00000000">
                  <w:fldChar w:fldCharType="begin"/>
                  <w:instrText xml:space="preserve"> TOC \h \u \z \n \t "Heading 1,1,Heading 2,2,Heading 3,3,Heading 5,5,Heading 6,6,"</w:instrText>
                  <w:fldChar w:fldCharType="separate"/>
                </w:r>
                <w:hyperlink w:anchor="_195tq6svir4g">
                  <w:r w:rsidDel="00000000" w:rsidR="00000000" w:rsidRPr="00000000">
                    <w:rPr>
                      <w:i w:val="0"/>
                      <w:iCs w:val="0"/>
                      <w:smallCaps w:val="0"/>
                      <w:strike w:val="0"/>
                      <w:color w:val="1155cc"/>
                      <w:sz w:val="20"/>
                      <w:szCs w:val="20"/>
                      <w:u w:val="single"/>
                      <w:shd w:fill="auto" w:val="clear"/>
                      <w:vertAlign w:val="baseline"/>
                      <w:rtl w:val="0"/>
                    </w:rPr>
                    <w:t xml:space="preserve">H1: 12 Best Automatic Pool Cleaners in South Africa (Residential Pools)</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360" w:firstLine="0"/>
                  <w:rPr>
                    <w:i w:val="0"/>
                    <w:iCs w:val="0"/>
                    <w:smallCaps w:val="0"/>
                    <w:strike w:val="0"/>
                    <w:color w:val="1155cc"/>
                    <w:sz w:val="20"/>
                    <w:szCs w:val="20"/>
                    <w:u w:val="single"/>
                    <w:shd w:fill="auto" w:val="clear"/>
                    <w:vertAlign w:val="baseline"/>
                  </w:rPr>
                </w:pPr>
                <w:hyperlink w:anchor="_f9bw3qyvbok">
                  <w:r w:rsidDel="00000000" w:rsidR="00000000" w:rsidRPr="00000000">
                    <w:rPr>
                      <w:i w:val="0"/>
                      <w:iCs w:val="0"/>
                      <w:smallCaps w:val="0"/>
                      <w:strike w:val="0"/>
                      <w:color w:val="1155cc"/>
                      <w:sz w:val="20"/>
                      <w:szCs w:val="20"/>
                      <w:u w:val="single"/>
                      <w:shd w:fill="auto" w:val="clear"/>
                      <w:vertAlign w:val="baseline"/>
                      <w:rtl w:val="0"/>
                    </w:rPr>
                    <w:t xml:space="preserve">* H2: How much does an automatic pool cleaner cost in South Africa?</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360" w:firstLine="0"/>
                  <w:rPr>
                    <w:i w:val="0"/>
                    <w:iCs w:val="0"/>
                    <w:smallCaps w:val="0"/>
                    <w:strike w:val="0"/>
                    <w:color w:val="1155cc"/>
                    <w:sz w:val="20"/>
                    <w:szCs w:val="20"/>
                    <w:u w:val="single"/>
                    <w:shd w:fill="auto" w:val="clear"/>
                    <w:vertAlign w:val="baseline"/>
                  </w:rPr>
                </w:pPr>
                <w:hyperlink w:anchor="_4ofwzqwn1cdb">
                  <w:r w:rsidDel="00000000" w:rsidR="00000000" w:rsidRPr="00000000">
                    <w:rPr>
                      <w:i w:val="0"/>
                      <w:iCs w:val="0"/>
                      <w:smallCaps w:val="0"/>
                      <w:strike w:val="0"/>
                      <w:color w:val="1155cc"/>
                      <w:sz w:val="20"/>
                      <w:szCs w:val="20"/>
                      <w:u w:val="single"/>
                      <w:shd w:fill="auto" w:val="clear"/>
                      <w:vertAlign w:val="baseline"/>
                      <w:rtl w:val="0"/>
                    </w:rPr>
                    <w:t xml:space="preserve">H2: Best Robotic Pool Cleaners in South Africa</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720" w:firstLine="0"/>
                  <w:rPr>
                    <w:i w:val="0"/>
                    <w:iCs w:val="0"/>
                    <w:smallCaps w:val="0"/>
                    <w:strike w:val="0"/>
                    <w:color w:val="1155cc"/>
                    <w:sz w:val="20"/>
                    <w:szCs w:val="20"/>
                    <w:u w:val="single"/>
                    <w:shd w:fill="auto" w:val="clear"/>
                    <w:vertAlign w:val="baseline"/>
                  </w:rPr>
                </w:pPr>
                <w:hyperlink w:anchor="_t9wetlx42l3t">
                  <w:r w:rsidDel="00000000" w:rsidR="00000000" w:rsidRPr="00000000">
                    <w:rPr>
                      <w:i w:val="0"/>
                      <w:iCs w:val="0"/>
                      <w:smallCaps w:val="0"/>
                      <w:strike w:val="0"/>
                      <w:color w:val="1155cc"/>
                      <w:sz w:val="20"/>
                      <w:szCs w:val="20"/>
                      <w:u w:val="single"/>
                      <w:shd w:fill="auto" w:val="clear"/>
                      <w:vertAlign w:val="baseline"/>
                      <w:rtl w:val="0"/>
                    </w:rPr>
                    <w:t xml:space="preserve">H3: 1. Baracuda XA4030 iQ - Premium robotic cleaner with intelligent navigation and full pool coverage</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720" w:firstLine="0"/>
                  <w:rPr>
                    <w:i w:val="0"/>
                    <w:iCs w:val="0"/>
                    <w:smallCaps w:val="0"/>
                    <w:strike w:val="0"/>
                    <w:color w:val="1155cc"/>
                    <w:sz w:val="20"/>
                    <w:szCs w:val="20"/>
                    <w:u w:val="single"/>
                    <w:shd w:fill="auto" w:val="clear"/>
                    <w:vertAlign w:val="baseline"/>
                  </w:rPr>
                </w:pPr>
                <w:hyperlink w:anchor="_4sa3mw32owbg">
                  <w:r w:rsidDel="00000000" w:rsidR="00000000" w:rsidRPr="00000000">
                    <w:rPr>
                      <w:i w:val="0"/>
                      <w:iCs w:val="0"/>
                      <w:smallCaps w:val="0"/>
                      <w:strike w:val="0"/>
                      <w:color w:val="1155cc"/>
                      <w:sz w:val="20"/>
                      <w:szCs w:val="20"/>
                      <w:u w:val="single"/>
                      <w:shd w:fill="auto" w:val="clear"/>
                      <w:vertAlign w:val="baseline"/>
                      <w:rtl w:val="0"/>
                    </w:rPr>
                    <w:t xml:space="preserve">H3: 2. Baracuda XA2030 - Smart, efficient robotic cleaner for floors and walls</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720" w:firstLine="0"/>
                  <w:rPr>
                    <w:i w:val="0"/>
                    <w:iCs w:val="0"/>
                    <w:smallCaps w:val="0"/>
                    <w:strike w:val="0"/>
                    <w:color w:val="1155cc"/>
                    <w:sz w:val="20"/>
                    <w:szCs w:val="20"/>
                    <w:u w:val="single"/>
                    <w:shd w:fill="auto" w:val="clear"/>
                    <w:vertAlign w:val="baseline"/>
                  </w:rPr>
                </w:pPr>
                <w:hyperlink w:anchor="_i700kdhght9o">
                  <w:r w:rsidDel="00000000" w:rsidR="00000000" w:rsidRPr="00000000">
                    <w:rPr>
                      <w:i w:val="0"/>
                      <w:iCs w:val="0"/>
                      <w:smallCaps w:val="0"/>
                      <w:strike w:val="0"/>
                      <w:color w:val="1155cc"/>
                      <w:sz w:val="20"/>
                      <w:szCs w:val="20"/>
                      <w:u w:val="single"/>
                      <w:shd w:fill="auto" w:val="clear"/>
                      <w:vertAlign w:val="baseline"/>
                      <w:rtl w:val="0"/>
                    </w:rPr>
                    <w:t xml:space="preserve">H3: 3. Zodiac RE4600iQ – Premium robotic cleaner with full coverage and smart control</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720" w:firstLine="0"/>
                  <w:rPr>
                    <w:i w:val="0"/>
                    <w:iCs w:val="0"/>
                    <w:smallCaps w:val="0"/>
                    <w:strike w:val="0"/>
                    <w:color w:val="1155cc"/>
                    <w:sz w:val="20"/>
                    <w:szCs w:val="20"/>
                    <w:u w:val="single"/>
                    <w:shd w:fill="auto" w:val="clear"/>
                    <w:vertAlign w:val="baseline"/>
                  </w:rPr>
                </w:pPr>
                <w:hyperlink w:anchor="_15z1dod96ipj">
                  <w:r w:rsidDel="00000000" w:rsidR="00000000" w:rsidRPr="00000000">
                    <w:rPr>
                      <w:i w:val="0"/>
                      <w:iCs w:val="0"/>
                      <w:smallCaps w:val="0"/>
                      <w:strike w:val="0"/>
                      <w:color w:val="1155cc"/>
                      <w:sz w:val="20"/>
                      <w:szCs w:val="20"/>
                      <w:u w:val="single"/>
                      <w:shd w:fill="auto" w:val="clear"/>
                      <w:vertAlign w:val="baseline"/>
                      <w:rtl w:val="0"/>
                    </w:rPr>
                    <w:t xml:space="preserve">H3: 4. ALPHA RA6700iQ – Advanced robotic cleaner with precision control and waterline scrubbing</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720" w:firstLine="0"/>
                  <w:rPr>
                    <w:i w:val="0"/>
                    <w:iCs w:val="0"/>
                    <w:smallCaps w:val="0"/>
                    <w:strike w:val="0"/>
                    <w:color w:val="1155cc"/>
                    <w:sz w:val="20"/>
                    <w:szCs w:val="20"/>
                    <w:u w:val="single"/>
                    <w:shd w:fill="auto" w:val="clear"/>
                    <w:vertAlign w:val="baseline"/>
                  </w:rPr>
                </w:pPr>
                <w:hyperlink w:anchor="_wvxjljt4f2hr">
                  <w:r w:rsidDel="00000000" w:rsidR="00000000" w:rsidRPr="00000000">
                    <w:rPr>
                      <w:i w:val="0"/>
                      <w:iCs w:val="0"/>
                      <w:smallCaps w:val="0"/>
                      <w:strike w:val="0"/>
                      <w:color w:val="1155cc"/>
                      <w:sz w:val="20"/>
                      <w:szCs w:val="20"/>
                      <w:u w:val="single"/>
                      <w:shd w:fill="auto" w:val="clear"/>
                      <w:vertAlign w:val="baseline"/>
                      <w:rtl w:val="0"/>
                    </w:rPr>
                    <w:t xml:space="preserve">H3: 5. Aiper Scuba S1 – Cordless robotic cleaner with smart navigation and dual-drain design</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720" w:firstLine="0"/>
                  <w:rPr>
                    <w:i w:val="0"/>
                    <w:iCs w:val="0"/>
                    <w:smallCaps w:val="0"/>
                    <w:strike w:val="0"/>
                    <w:color w:val="1155cc"/>
                    <w:sz w:val="20"/>
                    <w:szCs w:val="20"/>
                    <w:u w:val="single"/>
                    <w:shd w:fill="auto" w:val="clear"/>
                    <w:vertAlign w:val="baseline"/>
                  </w:rPr>
                </w:pPr>
                <w:hyperlink w:anchor="_i0cl2qevy495">
                  <w:r w:rsidDel="00000000" w:rsidR="00000000" w:rsidRPr="00000000">
                    <w:rPr>
                      <w:i w:val="0"/>
                      <w:iCs w:val="0"/>
                      <w:smallCaps w:val="0"/>
                      <w:strike w:val="0"/>
                      <w:color w:val="1155cc"/>
                      <w:sz w:val="20"/>
                      <w:szCs w:val="20"/>
                      <w:u w:val="single"/>
                      <w:shd w:fill="auto" w:val="clear"/>
                      <w:vertAlign w:val="baseline"/>
                      <w:rtl w:val="0"/>
                    </w:rPr>
                    <w:t xml:space="preserve">H3: 6. Dolphin S100 – Reliable entry-level robotic cleaner for smaller pools</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360" w:firstLine="0"/>
                  <w:rPr>
                    <w:i w:val="0"/>
                    <w:iCs w:val="0"/>
                    <w:smallCaps w:val="0"/>
                    <w:strike w:val="0"/>
                    <w:color w:val="1155cc"/>
                    <w:sz w:val="20"/>
                    <w:szCs w:val="20"/>
                    <w:u w:val="single"/>
                    <w:shd w:fill="auto" w:val="clear"/>
                    <w:vertAlign w:val="baseline"/>
                  </w:rPr>
                </w:pPr>
                <w:hyperlink w:anchor="_1v9s1nbfgmih">
                  <w:r w:rsidDel="00000000" w:rsidR="00000000" w:rsidRPr="00000000">
                    <w:rPr>
                      <w:i w:val="0"/>
                      <w:iCs w:val="0"/>
                      <w:smallCaps w:val="0"/>
                      <w:strike w:val="0"/>
                      <w:color w:val="1155cc"/>
                      <w:sz w:val="20"/>
                      <w:szCs w:val="20"/>
                      <w:u w:val="single"/>
                      <w:shd w:fill="auto" w:val="clear"/>
                      <w:vertAlign w:val="baseline"/>
                      <w:rtl w:val="0"/>
                    </w:rPr>
                    <w:t xml:space="preserve">H2: Best Suction Pool Cleaners in South Africa</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720" w:firstLine="0"/>
                  <w:rPr>
                    <w:i w:val="0"/>
                    <w:iCs w:val="0"/>
                    <w:smallCaps w:val="0"/>
                    <w:strike w:val="0"/>
                    <w:color w:val="1155cc"/>
                    <w:sz w:val="20"/>
                    <w:szCs w:val="20"/>
                    <w:u w:val="single"/>
                    <w:shd w:fill="auto" w:val="clear"/>
                    <w:vertAlign w:val="baseline"/>
                  </w:rPr>
                </w:pPr>
                <w:hyperlink w:anchor="_s7586w4n73eq">
                  <w:r w:rsidDel="00000000" w:rsidR="00000000" w:rsidRPr="00000000">
                    <w:rPr>
                      <w:i w:val="0"/>
                      <w:iCs w:val="0"/>
                      <w:smallCaps w:val="0"/>
                      <w:strike w:val="0"/>
                      <w:color w:val="1155cc"/>
                      <w:sz w:val="20"/>
                      <w:szCs w:val="20"/>
                      <w:u w:val="single"/>
                      <w:shd w:fill="auto" w:val="clear"/>
                      <w:vertAlign w:val="baseline"/>
                      <w:rtl w:val="0"/>
                    </w:rPr>
                    <w:t xml:space="preserve">H3: 7. Baracuda Ranger – Simple, affordable suction cleaner for everyday use</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720" w:firstLine="0"/>
                  <w:rPr>
                    <w:i w:val="0"/>
                    <w:iCs w:val="0"/>
                    <w:smallCaps w:val="0"/>
                    <w:strike w:val="0"/>
                    <w:color w:val="1155cc"/>
                    <w:sz w:val="20"/>
                    <w:szCs w:val="20"/>
                    <w:u w:val="single"/>
                    <w:shd w:fill="auto" w:val="clear"/>
                    <w:vertAlign w:val="baseline"/>
                  </w:rPr>
                </w:pPr>
                <w:hyperlink w:anchor="_p7ak3nopt3dm">
                  <w:r w:rsidDel="00000000" w:rsidR="00000000" w:rsidRPr="00000000">
                    <w:rPr>
                      <w:i w:val="0"/>
                      <w:iCs w:val="0"/>
                      <w:smallCaps w:val="0"/>
                      <w:strike w:val="0"/>
                      <w:color w:val="1155cc"/>
                      <w:sz w:val="20"/>
                      <w:szCs w:val="20"/>
                      <w:u w:val="single"/>
                      <w:shd w:fill="auto" w:val="clear"/>
                      <w:vertAlign w:val="baseline"/>
                      <w:rtl w:val="0"/>
                    </w:rPr>
                    <w:t xml:space="preserve">H3: 8. Baracuda Tracker – Advanced suction cleaner with smart navigation and wall coverage</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720" w:firstLine="0"/>
                  <w:rPr>
                    <w:i w:val="0"/>
                    <w:iCs w:val="0"/>
                    <w:smallCaps w:val="0"/>
                    <w:strike w:val="0"/>
                    <w:color w:val="1155cc"/>
                    <w:sz w:val="20"/>
                    <w:szCs w:val="20"/>
                    <w:u w:val="single"/>
                    <w:shd w:fill="auto" w:val="clear"/>
                    <w:vertAlign w:val="baseline"/>
                  </w:rPr>
                </w:pPr>
                <w:hyperlink w:anchor="_3sgpxachwdjy">
                  <w:r w:rsidDel="00000000" w:rsidR="00000000" w:rsidRPr="00000000">
                    <w:rPr>
                      <w:i w:val="0"/>
                      <w:iCs w:val="0"/>
                      <w:smallCaps w:val="0"/>
                      <w:strike w:val="0"/>
                      <w:color w:val="1155cc"/>
                      <w:sz w:val="20"/>
                      <w:szCs w:val="20"/>
                      <w:u w:val="single"/>
                      <w:shd w:fill="auto" w:val="clear"/>
                      <w:vertAlign w:val="baseline"/>
                      <w:rtl w:val="0"/>
                    </w:rPr>
                    <w:t xml:space="preserve">H3: 9. Zodiac Pacer - Classic suction cleaner built for simple, reliable floor cleaning</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720" w:firstLine="0"/>
                  <w:rPr>
                    <w:i w:val="0"/>
                    <w:iCs w:val="0"/>
                    <w:smallCaps w:val="0"/>
                    <w:strike w:val="0"/>
                    <w:color w:val="1155cc"/>
                    <w:sz w:val="20"/>
                    <w:szCs w:val="20"/>
                    <w:u w:val="single"/>
                    <w:shd w:fill="auto" w:val="clear"/>
                    <w:vertAlign w:val="baseline"/>
                  </w:rPr>
                </w:pPr>
                <w:hyperlink w:anchor="_nz4c0hbrmy0c">
                  <w:r w:rsidDel="00000000" w:rsidR="00000000" w:rsidRPr="00000000">
                    <w:rPr>
                      <w:i w:val="0"/>
                      <w:iCs w:val="0"/>
                      <w:smallCaps w:val="0"/>
                      <w:strike w:val="0"/>
                      <w:color w:val="1155cc"/>
                      <w:sz w:val="20"/>
                      <w:szCs w:val="20"/>
                      <w:u w:val="single"/>
                      <w:shd w:fill="auto" w:val="clear"/>
                      <w:vertAlign w:val="baseline"/>
                      <w:rtl w:val="0"/>
                    </w:rPr>
                    <w:t xml:space="preserve">H3: 10. Gemini Pool Cleaner - Twin-diaphragm suction cleaner for powerful and consistent performance</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720" w:firstLine="0"/>
                  <w:rPr>
                    <w:i w:val="0"/>
                    <w:iCs w:val="0"/>
                    <w:smallCaps w:val="0"/>
                    <w:strike w:val="0"/>
                    <w:color w:val="1155cc"/>
                    <w:sz w:val="20"/>
                    <w:szCs w:val="20"/>
                    <w:u w:val="single"/>
                    <w:shd w:fill="auto" w:val="clear"/>
                    <w:vertAlign w:val="baseline"/>
                  </w:rPr>
                </w:pPr>
                <w:hyperlink w:anchor="_i9nv194f3toq">
                  <w:r w:rsidDel="00000000" w:rsidR="00000000" w:rsidRPr="00000000">
                    <w:rPr>
                      <w:i w:val="0"/>
                      <w:iCs w:val="0"/>
                      <w:smallCaps w:val="0"/>
                      <w:strike w:val="0"/>
                      <w:color w:val="1155cc"/>
                      <w:sz w:val="20"/>
                      <w:szCs w:val="20"/>
                      <w:u w:val="single"/>
                      <w:shd w:fill="auto" w:val="clear"/>
                      <w:vertAlign w:val="baseline"/>
                      <w:rtl w:val="0"/>
                    </w:rPr>
                    <w:t xml:space="preserve">H3: 11. Zodiac AX20 Activ - Suction cleaner with geared navigation and active scrubbing</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720" w:firstLine="0"/>
                  <w:rPr>
                    <w:i w:val="0"/>
                    <w:iCs w:val="0"/>
                    <w:smallCaps w:val="0"/>
                    <w:strike w:val="0"/>
                    <w:color w:val="1155cc"/>
                    <w:sz w:val="20"/>
                    <w:szCs w:val="20"/>
                    <w:u w:val="single"/>
                    <w:shd w:fill="auto" w:val="clear"/>
                    <w:vertAlign w:val="baseline"/>
                  </w:rPr>
                </w:pPr>
                <w:hyperlink w:anchor="_3ocrhkbqt360">
                  <w:r w:rsidDel="00000000" w:rsidR="00000000" w:rsidRPr="00000000">
                    <w:rPr>
                      <w:i w:val="0"/>
                      <w:iCs w:val="0"/>
                      <w:smallCaps w:val="0"/>
                      <w:strike w:val="0"/>
                      <w:color w:val="1155cc"/>
                      <w:sz w:val="20"/>
                      <w:szCs w:val="20"/>
                      <w:u w:val="single"/>
                      <w:shd w:fill="auto" w:val="clear"/>
                      <w:vertAlign w:val="baseline"/>
                      <w:rtl w:val="0"/>
                    </w:rPr>
                    <w:t xml:space="preserve">H3: 12. Kreepy Krauly Bullshark Pro – Budget-friendly suction cleaner with durable diaphragm design</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360" w:firstLine="0"/>
                  <w:rPr>
                    <w:i w:val="0"/>
                    <w:iCs w:val="0"/>
                    <w:smallCaps w:val="0"/>
                    <w:strike w:val="0"/>
                    <w:color w:val="1155cc"/>
                    <w:sz w:val="20"/>
                    <w:szCs w:val="20"/>
                    <w:u w:val="single"/>
                    <w:shd w:fill="auto" w:val="clear"/>
                    <w:vertAlign w:val="baseline"/>
                  </w:rPr>
                </w:pPr>
                <w:hyperlink w:anchor="_5jtjm1braca5">
                  <w:r w:rsidDel="00000000" w:rsidR="00000000" w:rsidRPr="00000000">
                    <w:rPr>
                      <w:i w:val="0"/>
                      <w:iCs w:val="0"/>
                      <w:smallCaps w:val="0"/>
                      <w:strike w:val="0"/>
                      <w:color w:val="1155cc"/>
                      <w:sz w:val="20"/>
                      <w:szCs w:val="20"/>
                      <w:u w:val="single"/>
                      <w:shd w:fill="auto" w:val="clear"/>
                      <w:vertAlign w:val="baseline"/>
                      <w:rtl w:val="0"/>
                    </w:rPr>
                    <w:t xml:space="preserve">* H2: What is the best pool cleaner in South Africa?</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360" w:firstLine="0"/>
                  <w:rPr>
                    <w:i w:val="0"/>
                    <w:iCs w:val="0"/>
                    <w:smallCaps w:val="0"/>
                    <w:strike w:val="0"/>
                    <w:color w:val="1155cc"/>
                    <w:sz w:val="20"/>
                    <w:szCs w:val="20"/>
                    <w:u w:val="single"/>
                    <w:shd w:fill="auto" w:val="clear"/>
                    <w:vertAlign w:val="baseline"/>
                  </w:rPr>
                </w:pPr>
                <w:hyperlink w:anchor="_djtpecadzi1h">
                  <w:r w:rsidDel="00000000" w:rsidR="00000000" w:rsidRPr="00000000">
                    <w:rPr>
                      <w:i w:val="0"/>
                      <w:iCs w:val="0"/>
                      <w:smallCaps w:val="0"/>
                      <w:strike w:val="0"/>
                      <w:color w:val="1155cc"/>
                      <w:sz w:val="20"/>
                      <w:szCs w:val="20"/>
                      <w:u w:val="single"/>
                      <w:shd w:fill="auto" w:val="clear"/>
                      <w:vertAlign w:val="baseline"/>
                      <w:rtl w:val="0"/>
                    </w:rPr>
                    <w:t xml:space="preserve">H2: Final Thoughts on The Best Automatic Pool Cleaners in South Africa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widowControl w:val="0"/>
              <w:spacing w:line="240" w:lineRule="auto"/>
              <w:rPr/>
            </w:pPr>
            <w:r w:rsidDel="00000000" w:rsidR="00000000" w:rsidRPr="00000000">
              <w:rPr>
                <w:rtl w:val="0"/>
              </w:rPr>
            </w:r>
          </w:p>
        </w:tc>
      </w:tr>
    </w:tbl>
    <w:p w:rsidR="00000000" w:rsidDel="00000000" w:rsidP="00000000" w:rsidRDefault="00000000" w:rsidRPr="00000000" w14:paraId="00000055">
      <w:pPr>
        <w:rPr>
          <w:i w:val="1"/>
          <w:i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rPr>
          <w:i w:val="1"/>
          <w:iCs w:val="1"/>
          <w:sz w:val="18"/>
          <w:szCs w:val="18"/>
        </w:rPr>
      </w:pPr>
      <w:r w:rsidDel="00000000" w:rsidR="00000000" w:rsidRPr="00000000">
        <w:rPr>
          <w:i w:val="1"/>
          <w:iCs w:val="1"/>
          <w:sz w:val="18"/>
          <w:szCs w:val="18"/>
          <w:rtl w:val="0"/>
        </w:rPr>
        <w:t xml:space="preserve">Category 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4ofwzqwn1cdb" w:id="2"/>
      <w:bookmarkEnd w:id="2"/>
      <w:r w:rsidDel="00000000" w:rsidR="00000000" w:rsidRPr="00000000">
        <w:rPr>
          <w:highlight w:val="cyan"/>
          <w:rtl w:val="0"/>
        </w:rPr>
        <w:t xml:space="preserve">H2: Best Robotic Pool Cleaners in South Africa</w:t>
      </w:r>
      <w:r w:rsidDel="00000000" w:rsidR="00000000" w:rsidRPr="00000000">
        <w:rPr>
          <w:rtl w:val="0"/>
        </w:rPr>
      </w:r>
    </w:p>
    <w:p w:rsidR="00000000" w:rsidDel="00000000" w:rsidP="00000000" w:rsidRDefault="00000000" w:rsidRPr="00000000" w14:paraId="00000058">
      <w:pPr>
        <w:rPr/>
      </w:pPr>
      <w:hyperlink r:id="rId16">
        <w:r w:rsidDel="00000000" w:rsidR="00000000" w:rsidRPr="00000000">
          <w:rPr>
            <w:color w:val="1155cc"/>
            <w:u w:val="single"/>
            <w:rtl w:val="0"/>
          </w:rPr>
          <w:t xml:space="preserve">Robotic pool cleaners</w:t>
        </w:r>
      </w:hyperlink>
      <w:r w:rsidDel="00000000" w:rsidR="00000000" w:rsidRPr="00000000">
        <w:rPr>
          <w:rtl w:val="0"/>
        </w:rPr>
        <w:t xml:space="preserve"> offer the ultimate convenience, power, and intelligent cleaning.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Unlike suction models, they operate independently from your pool’s pump, using built-in motors, smart navigation, and advanced filtration to deliver thorough results with minimal effort.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 this section, we’ve compared some of the best robotic pool cleaners available in South Africa, ranging from high-end, app-controlled units with waterline scrubbing to compact, budget-friendly models ideal for smaller pools.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Whether you’re after deep cleaning performance or set-and-forget simplicity, these top-rated options cater to various pool sizes, surfaces, and budgets.</w:t>
      </w:r>
      <w:r w:rsidDel="00000000" w:rsidR="00000000" w:rsidRPr="00000000">
        <w:rPr>
          <w:rtl w:val="0"/>
        </w:rPr>
      </w:r>
    </w:p>
    <w:p w:rsidR="00000000" w:rsidDel="00000000" w:rsidP="00000000" w:rsidRDefault="00000000" w:rsidRPr="00000000" w14:paraId="0000005F">
      <w:pPr>
        <w:rPr>
          <w:highlight w:val="cyan"/>
        </w:rPr>
      </w:pPr>
      <w:r w:rsidDel="00000000" w:rsidR="00000000" w:rsidRPr="00000000">
        <w:pict>
          <v:rect style="width:0.0pt;height:1.5pt" o:hr="t" o:hrstd="t" o:hralign="center" fillcolor="#A0A0A0" stroked="f"/>
        </w:pict>
      </w:r>
      <w:r w:rsidDel="00000000" w:rsidR="00000000" w:rsidRPr="00000000">
        <w:rPr>
          <w:i w:val="1"/>
          <w:iCs w:val="1"/>
          <w:sz w:val="18"/>
          <w:szCs w:val="18"/>
          <w:rtl w:val="0"/>
        </w:rPr>
        <w:t xml:space="preserve">Linkreators - 1-6</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spacing w:after="240" w:before="240" w:lineRule="auto"/>
        <w:rPr>
          <w:shd w:fill="auto" w:val="clear"/>
        </w:rPr>
      </w:pPr>
      <w:bookmarkStart w:colFirst="0" w:colLast="0" w:name="_t9wetlx42l3t" w:id="3"/>
      <w:bookmarkEnd w:id="3"/>
      <w:r w:rsidDel="00000000" w:rsidR="00000000" w:rsidRPr="00000000">
        <w:rPr>
          <w:shd w:fill="auto" w:val="clear"/>
          <w:rtl w:val="0"/>
        </w:rPr>
        <w:t xml:space="preserve">H3: 1. Baracuda XA4030 iQ - High-end robotic cleaner with full pool coverage and app control</w:t>
      </w:r>
    </w:p>
    <w:p w:rsidR="00000000" w:rsidDel="00000000" w:rsidP="00000000" w:rsidRDefault="00000000" w:rsidRPr="00000000" w14:paraId="00000061">
      <w:pPr>
        <w:spacing w:after="240" w:before="240" w:lineRule="auto"/>
        <w:rPr/>
      </w:pPr>
      <w:r w:rsidDel="00000000" w:rsidR="00000000" w:rsidRPr="00000000">
        <w:rPr>
          <w:rtl w:val="0"/>
        </w:rPr>
        <w:t xml:space="preserve">The Baracuda XA4030 iQ is a</w:t>
      </w:r>
      <w:r w:rsidDel="00000000" w:rsidR="00000000" w:rsidRPr="00000000">
        <w:rPr>
          <w:rtl w:val="0"/>
        </w:rPr>
        <w:t xml:space="preserve"> premium robotic pool cleaner designed for powerful, intelligent cleaning of large residential pools with minimal effort.</w:t>
      </w:r>
    </w:p>
    <w:p w:rsidR="00000000" w:rsidDel="00000000" w:rsidP="00000000" w:rsidRDefault="00000000" w:rsidRPr="00000000" w14:paraId="00000062">
      <w:pPr>
        <w:pStyle w:val="Heading4"/>
        <w:rPr/>
      </w:pPr>
      <w:bookmarkStart w:colFirst="0" w:colLast="0" w:name="_y1h7fc19alc0" w:id="4"/>
      <w:bookmarkEnd w:id="4"/>
      <w:r w:rsidDel="00000000" w:rsidR="00000000" w:rsidRPr="00000000">
        <w:rPr>
          <w:rtl w:val="0"/>
        </w:rPr>
        <w:t xml:space="preserve">H4: Coverage and Pool Compatibility</w:t>
      </w:r>
    </w:p>
    <w:p w:rsidR="00000000" w:rsidDel="00000000" w:rsidP="00000000" w:rsidRDefault="00000000" w:rsidRPr="00000000" w14:paraId="00000063">
      <w:pPr>
        <w:spacing w:after="240" w:before="240" w:lineRule="auto"/>
        <w:rPr/>
      </w:pPr>
      <w:r w:rsidDel="00000000" w:rsidR="00000000" w:rsidRPr="00000000">
        <w:rPr>
          <w:rtl w:val="0"/>
        </w:rPr>
        <w:t xml:space="preserve">This model is designed to clean pool floors</w:t>
      </w:r>
      <w:r w:rsidDel="00000000" w:rsidR="00000000" w:rsidRPr="00000000">
        <w:rPr>
          <w:rtl w:val="0"/>
        </w:rPr>
        <w:t xml:space="preserve">, walls, and the waterline.</w:t>
      </w:r>
      <w:r w:rsidDel="00000000" w:rsidR="00000000" w:rsidRPr="00000000">
        <w:rPr>
          <w:rtl w:val="0"/>
        </w:rPr>
        <w:t xml:space="preserve"> It is suitable for in-ground pools up to 12 × 6 m, featuring an 18m cable. It is suitable for cleaning most pool shapes and any type of pool surface, including tiled and fibreglass pools.</w:t>
      </w:r>
    </w:p>
    <w:p w:rsidR="00000000" w:rsidDel="00000000" w:rsidP="00000000" w:rsidRDefault="00000000" w:rsidRPr="00000000" w14:paraId="00000064">
      <w:pPr>
        <w:pStyle w:val="Heading4"/>
        <w:rPr/>
      </w:pPr>
      <w:bookmarkStart w:colFirst="0" w:colLast="0" w:name="_tj5iq8lnrdd9" w:id="5"/>
      <w:bookmarkEnd w:id="5"/>
      <w:r w:rsidDel="00000000" w:rsidR="00000000" w:rsidRPr="00000000">
        <w:rPr>
          <w:rtl w:val="0"/>
        </w:rPr>
        <w:t xml:space="preserve">H4: Filtration and Debris Handling</w:t>
      </w:r>
    </w:p>
    <w:p w:rsidR="00000000" w:rsidDel="00000000" w:rsidP="00000000" w:rsidRDefault="00000000" w:rsidRPr="00000000" w14:paraId="00000065">
      <w:pPr>
        <w:spacing w:after="240" w:before="240" w:lineRule="auto"/>
        <w:rPr/>
      </w:pPr>
      <w:r w:rsidDel="00000000" w:rsidR="00000000" w:rsidRPr="00000000">
        <w:rPr>
          <w:rtl w:val="0"/>
        </w:rPr>
        <w:t xml:space="preserve">The XA4030 iQ features a progressive 150/60-micron dual-level filtration system with an illuminated top-access canister. The device captures fine particles and larger debris, like leaves and twigs.</w:t>
      </w:r>
    </w:p>
    <w:p w:rsidR="00000000" w:rsidDel="00000000" w:rsidP="00000000" w:rsidRDefault="00000000" w:rsidRPr="00000000" w14:paraId="00000066">
      <w:pPr>
        <w:pStyle w:val="Heading4"/>
        <w:rPr>
          <w:strike w:val="1"/>
        </w:rPr>
      </w:pPr>
      <w:bookmarkStart w:colFirst="0" w:colLast="0" w:name="_gp8rwkx4apix" w:id="6"/>
      <w:bookmarkEnd w:id="6"/>
      <w:r w:rsidDel="00000000" w:rsidR="00000000" w:rsidRPr="00000000">
        <w:rPr>
          <w:rtl w:val="0"/>
        </w:rPr>
        <w:t xml:space="preserve">H4: Key Features and Functionality</w:t>
      </w:r>
      <w:r w:rsidDel="00000000" w:rsidR="00000000" w:rsidRPr="00000000">
        <w:rPr>
          <w:rtl w:val="0"/>
        </w:rPr>
      </w:r>
    </w:p>
    <w:p w:rsidR="00000000" w:rsidDel="00000000" w:rsidP="00000000" w:rsidRDefault="00000000" w:rsidRPr="00000000" w14:paraId="00000067">
      <w:pPr>
        <w:numPr>
          <w:ilvl w:val="0"/>
          <w:numId w:val="12"/>
        </w:numPr>
        <w:spacing w:after="0" w:afterAutospacing="0" w:before="240" w:lineRule="auto"/>
        <w:ind w:left="720" w:hanging="360"/>
      </w:pPr>
      <w:r w:rsidDel="00000000" w:rsidR="00000000" w:rsidRPr="00000000">
        <w:rPr>
          <w:rtl w:val="0"/>
        </w:rPr>
        <w:t xml:space="preserve">SmartNav system with gyroscopic sensor for efficient pathing</w:t>
      </w:r>
    </w:p>
    <w:p w:rsidR="00000000" w:rsidDel="00000000" w:rsidP="00000000" w:rsidRDefault="00000000" w:rsidRPr="00000000" w14:paraId="00000068">
      <w:pPr>
        <w:numPr>
          <w:ilvl w:val="0"/>
          <w:numId w:val="12"/>
        </w:numPr>
        <w:spacing w:after="0" w:afterAutospacing="0" w:before="0" w:beforeAutospacing="0" w:lineRule="auto"/>
        <w:ind w:left="720" w:hanging="360"/>
      </w:pPr>
      <w:r w:rsidDel="00000000" w:rsidR="00000000" w:rsidRPr="00000000">
        <w:rPr>
          <w:rtl w:val="0"/>
        </w:rPr>
        <w:t xml:space="preserve">App control via iAquaLink™ for scheduling cleaning cycles and remote control operation</w:t>
      </w:r>
    </w:p>
    <w:p w:rsidR="00000000" w:rsidDel="00000000" w:rsidP="00000000" w:rsidRDefault="00000000" w:rsidRPr="00000000" w14:paraId="00000069">
      <w:pPr>
        <w:numPr>
          <w:ilvl w:val="0"/>
          <w:numId w:val="12"/>
        </w:numPr>
        <w:spacing w:after="0" w:afterAutospacing="0" w:before="0" w:beforeAutospacing="0" w:lineRule="auto"/>
        <w:ind w:left="720" w:hanging="360"/>
      </w:pPr>
      <w:r w:rsidDel="00000000" w:rsidR="00000000" w:rsidRPr="00000000">
        <w:rPr>
          <w:rtl w:val="0"/>
        </w:rPr>
        <w:t xml:space="preserve">Powerful dual-motor with active brushing</w:t>
      </w:r>
    </w:p>
    <w:p w:rsidR="00000000" w:rsidDel="00000000" w:rsidP="00000000" w:rsidRDefault="00000000" w:rsidRPr="00000000" w14:paraId="0000006A">
      <w:pPr>
        <w:numPr>
          <w:ilvl w:val="0"/>
          <w:numId w:val="12"/>
        </w:numPr>
        <w:spacing w:after="0" w:afterAutospacing="0" w:before="0" w:beforeAutospacing="0" w:lineRule="auto"/>
        <w:ind w:left="720" w:hanging="360"/>
      </w:pPr>
      <w:r w:rsidDel="00000000" w:rsidR="00000000" w:rsidRPr="00000000">
        <w:rPr>
          <w:rtl w:val="0"/>
        </w:rPr>
        <w:t xml:space="preserve">Patented lift system that makes removing the device from the pool easy </w:t>
      </w:r>
    </w:p>
    <w:p w:rsidR="00000000" w:rsidDel="00000000" w:rsidP="00000000" w:rsidRDefault="00000000" w:rsidRPr="00000000" w14:paraId="0000006B">
      <w:pPr>
        <w:numPr>
          <w:ilvl w:val="0"/>
          <w:numId w:val="12"/>
        </w:numPr>
        <w:spacing w:after="240" w:before="0" w:beforeAutospacing="0" w:lineRule="auto"/>
        <w:ind w:left="720" w:hanging="360"/>
      </w:pPr>
      <w:r w:rsidDel="00000000" w:rsidR="00000000" w:rsidRPr="00000000">
        <w:rPr>
          <w:rtl w:val="0"/>
        </w:rPr>
        <w:t xml:space="preserve">Energy-efficient operation with programmable cycle times</w:t>
      </w:r>
    </w:p>
    <w:p w:rsidR="00000000" w:rsidDel="00000000" w:rsidP="00000000" w:rsidRDefault="00000000" w:rsidRPr="00000000" w14:paraId="0000006C">
      <w:pPr>
        <w:pStyle w:val="Heading4"/>
        <w:rPr/>
      </w:pPr>
      <w:bookmarkStart w:colFirst="0" w:colLast="0" w:name="_e1l33pl7bcd7" w:id="7"/>
      <w:bookmarkEnd w:id="7"/>
      <w:r w:rsidDel="00000000" w:rsidR="00000000" w:rsidRPr="00000000">
        <w:rPr>
          <w:rtl w:val="0"/>
        </w:rPr>
        <w:t xml:space="preserve">H4: Price Range and Warranty</w:t>
      </w:r>
    </w:p>
    <w:p w:rsidR="00000000" w:rsidDel="00000000" w:rsidP="00000000" w:rsidRDefault="00000000" w:rsidRPr="00000000" w14:paraId="0000006D">
      <w:pPr>
        <w:spacing w:after="240" w:before="240" w:lineRule="auto"/>
        <w:rPr/>
      </w:pPr>
      <w:r w:rsidDel="00000000" w:rsidR="00000000" w:rsidRPr="00000000">
        <w:rPr>
          <w:rtl w:val="0"/>
        </w:rPr>
        <w:t xml:space="preserve">This cleaner model is typically priced between R18,000 and R21,000 in South Africa, with a </w:t>
      </w:r>
      <w:hyperlink r:id="rId17">
        <w:r w:rsidDel="00000000" w:rsidR="00000000" w:rsidRPr="00000000">
          <w:rPr>
            <w:color w:val="1155cc"/>
            <w:u w:val="single"/>
            <w:rtl w:val="0"/>
          </w:rPr>
          <w:t xml:space="preserve">2-year warranty</w:t>
        </w:r>
      </w:hyperlink>
      <w:r w:rsidDel="00000000" w:rsidR="00000000" w:rsidRPr="00000000">
        <w:rPr>
          <w:rtl w:val="0"/>
        </w:rPr>
        <w:t xml:space="preserve">, including a 1-year warranty on wearable parts, including the filter canister, tracks, and roller brush.</w:t>
      </w:r>
    </w:p>
    <w:p w:rsidR="00000000" w:rsidDel="00000000" w:rsidP="00000000" w:rsidRDefault="00000000" w:rsidRPr="00000000" w14:paraId="0000006E">
      <w:pPr>
        <w:pStyle w:val="Heading4"/>
        <w:spacing w:after="240" w:before="240" w:lineRule="auto"/>
        <w:rPr/>
      </w:pPr>
      <w:bookmarkStart w:colFirst="0" w:colLast="0" w:name="_uoltla8spz2" w:id="8"/>
      <w:bookmarkEnd w:id="8"/>
      <w:r w:rsidDel="00000000" w:rsidR="00000000" w:rsidRPr="00000000">
        <w:rPr>
          <w:rtl w:val="0"/>
        </w:rPr>
        <w:t xml:space="preserve">H4: Where to buy</w:t>
      </w:r>
    </w:p>
    <w:p w:rsidR="00000000" w:rsidDel="00000000" w:rsidP="00000000" w:rsidRDefault="00000000" w:rsidRPr="00000000" w14:paraId="0000006F">
      <w:pPr>
        <w:spacing w:after="240" w:before="240" w:lineRule="auto"/>
        <w:rPr/>
      </w:pPr>
      <w:r w:rsidDel="00000000" w:rsidR="00000000" w:rsidRPr="00000000">
        <w:rPr>
          <w:rtl w:val="0"/>
        </w:rPr>
        <w:t xml:space="preserve">Use our interactive map to </w:t>
      </w:r>
      <w:hyperlink r:id="rId18">
        <w:r w:rsidDel="00000000" w:rsidR="00000000" w:rsidRPr="00000000">
          <w:rPr>
            <w:color w:val="1155cc"/>
            <w:u w:val="single"/>
            <w:rtl w:val="0"/>
          </w:rPr>
          <w:t xml:space="preserve">find a pool store</w:t>
        </w:r>
      </w:hyperlink>
      <w:r w:rsidDel="00000000" w:rsidR="00000000" w:rsidRPr="00000000">
        <w:rPr>
          <w:rtl w:val="0"/>
        </w:rPr>
        <w:t xml:space="preserve"> that stocks Baracuda products near you. You can also buy the </w:t>
      </w:r>
      <w:hyperlink r:id="rId19">
        <w:r w:rsidDel="00000000" w:rsidR="00000000" w:rsidRPr="00000000">
          <w:rPr>
            <w:color w:val="1155cc"/>
            <w:u w:val="single"/>
            <w:rtl w:val="0"/>
          </w:rPr>
          <w:t xml:space="preserve">Baracuda XA4030 on Takealot</w:t>
        </w:r>
      </w:hyperlink>
      <w:r w:rsidDel="00000000" w:rsidR="00000000" w:rsidRPr="00000000">
        <w:rPr>
          <w:rtl w:val="0"/>
        </w:rPr>
        <w:t xml:space="preserve">.</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left"/>
              <w:rPr>
                <w:sz w:val="18"/>
                <w:szCs w:val="18"/>
              </w:rPr>
            </w:pPr>
            <w:r w:rsidDel="00000000" w:rsidR="00000000" w:rsidRPr="00000000">
              <w:rPr>
                <w:sz w:val="18"/>
                <w:szCs w:val="18"/>
              </w:rPr>
              <w:drawing>
                <wp:inline distB="114300" distT="114300" distL="114300" distR="114300">
                  <wp:extent cx="5810250" cy="2324100"/>
                  <wp:effectExtent b="0" l="0" r="0" t="0"/>
                  <wp:docPr id="7"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58102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72">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073">
      <w:pPr>
        <w:pStyle w:val="Heading3"/>
        <w:rPr/>
      </w:pPr>
      <w:bookmarkStart w:colFirst="0" w:colLast="0" w:name="_4sa3mw32owbg" w:id="9"/>
      <w:bookmarkEnd w:id="9"/>
      <w:r w:rsidDel="00000000" w:rsidR="00000000" w:rsidRPr="00000000">
        <w:rPr>
          <w:rtl w:val="0"/>
        </w:rPr>
        <w:t xml:space="preserve">H3: 2. Baracuda XA2030 - Smart, efficient robotic cleaner for floors and walls</w:t>
      </w:r>
    </w:p>
    <w:p w:rsidR="00000000" w:rsidDel="00000000" w:rsidP="00000000" w:rsidRDefault="00000000" w:rsidRPr="00000000" w14:paraId="00000074">
      <w:pPr>
        <w:spacing w:after="240" w:before="240" w:lineRule="auto"/>
        <w:rPr/>
      </w:pPr>
      <w:r w:rsidDel="00000000" w:rsidR="00000000" w:rsidRPr="00000000">
        <w:rPr>
          <w:rtl w:val="0"/>
        </w:rPr>
        <w:t xml:space="preserve">The XA2030 is a mid-range robotic pool cleaner that offers intelligent navigation, reliable wall coverage, and active scrubbing for clearing stubborn debris.</w:t>
      </w:r>
    </w:p>
    <w:p w:rsidR="00000000" w:rsidDel="00000000" w:rsidP="00000000" w:rsidRDefault="00000000" w:rsidRPr="00000000" w14:paraId="00000075">
      <w:pPr>
        <w:pStyle w:val="Heading4"/>
        <w:keepNext w:val="0"/>
        <w:keepLines w:val="0"/>
        <w:spacing w:after="40" w:before="240" w:lineRule="auto"/>
        <w:rPr>
          <w:color w:val="000000"/>
          <w:sz w:val="22"/>
          <w:szCs w:val="22"/>
        </w:rPr>
      </w:pPr>
      <w:bookmarkStart w:colFirst="0" w:colLast="0" w:name="_z8f85zibxf0" w:id="10"/>
      <w:bookmarkEnd w:id="10"/>
      <w:r w:rsidDel="00000000" w:rsidR="00000000" w:rsidRPr="00000000">
        <w:rPr>
          <w:color w:val="000000"/>
          <w:sz w:val="22"/>
          <w:szCs w:val="22"/>
          <w:rtl w:val="0"/>
        </w:rPr>
        <w:t xml:space="preserve">H4: Coverage and Pool Compatibility</w:t>
      </w:r>
    </w:p>
    <w:p w:rsidR="00000000" w:rsidDel="00000000" w:rsidP="00000000" w:rsidRDefault="00000000" w:rsidRPr="00000000" w14:paraId="00000076">
      <w:pPr>
        <w:spacing w:after="240" w:before="240" w:lineRule="auto"/>
        <w:rPr/>
      </w:pPr>
      <w:r w:rsidDel="00000000" w:rsidR="00000000" w:rsidRPr="00000000">
        <w:rPr>
          <w:rtl w:val="0"/>
        </w:rPr>
        <w:t xml:space="preserve">This model is designed to clean pool floors and walls, but not the waterline. It is ideal for in-ground pools up to 10 × 5 m featuring a 15m cable. It is compatible with pools of most shapes and all surfaces, including marbelite, fibreglass, and vinyl.</w:t>
      </w:r>
      <w:r w:rsidDel="00000000" w:rsidR="00000000" w:rsidRPr="00000000">
        <w:rPr>
          <w:rtl w:val="0"/>
        </w:rPr>
      </w:r>
    </w:p>
    <w:p w:rsidR="00000000" w:rsidDel="00000000" w:rsidP="00000000" w:rsidRDefault="00000000" w:rsidRPr="00000000" w14:paraId="00000077">
      <w:pPr>
        <w:pStyle w:val="Heading4"/>
        <w:keepNext w:val="0"/>
        <w:keepLines w:val="0"/>
        <w:spacing w:after="40" w:before="240" w:lineRule="auto"/>
        <w:rPr>
          <w:color w:val="000000"/>
          <w:sz w:val="22"/>
          <w:szCs w:val="22"/>
        </w:rPr>
      </w:pPr>
      <w:bookmarkStart w:colFirst="0" w:colLast="0" w:name="_5y9qierfcnmj" w:id="11"/>
      <w:bookmarkEnd w:id="11"/>
      <w:r w:rsidDel="00000000" w:rsidR="00000000" w:rsidRPr="00000000">
        <w:rPr>
          <w:color w:val="000000"/>
          <w:sz w:val="22"/>
          <w:szCs w:val="22"/>
          <w:rtl w:val="0"/>
        </w:rPr>
        <w:t xml:space="preserve">H4: Filtration and Debris Handling</w:t>
      </w:r>
    </w:p>
    <w:p w:rsidR="00000000" w:rsidDel="00000000" w:rsidP="00000000" w:rsidRDefault="00000000" w:rsidRPr="00000000" w14:paraId="00000078">
      <w:pPr>
        <w:spacing w:after="240" w:before="240" w:lineRule="auto"/>
        <w:rPr/>
      </w:pPr>
      <w:r w:rsidDel="00000000" w:rsidR="00000000" w:rsidRPr="00000000">
        <w:rPr>
          <w:rtl w:val="0"/>
        </w:rPr>
        <w:t xml:space="preserve">The XA2030 features progressive filtration with a standard 100-micron filter for trapping dirt and debris and an optional finer canister for catching extra-small particles. It also features an illuminated top-access filter chamber. The transparent lid makes it easy to monitor and clean.</w:t>
      </w:r>
    </w:p>
    <w:p w:rsidR="00000000" w:rsidDel="00000000" w:rsidP="00000000" w:rsidRDefault="00000000" w:rsidRPr="00000000" w14:paraId="00000079">
      <w:pPr>
        <w:pStyle w:val="Heading4"/>
        <w:keepNext w:val="0"/>
        <w:keepLines w:val="0"/>
        <w:spacing w:after="40" w:before="240" w:lineRule="auto"/>
        <w:rPr>
          <w:strike w:val="1"/>
        </w:rPr>
      </w:pPr>
      <w:bookmarkStart w:colFirst="0" w:colLast="0" w:name="_8ffkhdhxi87j" w:id="12"/>
      <w:bookmarkEnd w:id="12"/>
      <w:r w:rsidDel="00000000" w:rsidR="00000000" w:rsidRPr="00000000">
        <w:rPr>
          <w:color w:val="000000"/>
          <w:sz w:val="22"/>
          <w:szCs w:val="22"/>
          <w:rtl w:val="0"/>
        </w:rPr>
        <w:t xml:space="preserve">H4: Key Features and Functionality</w:t>
      </w:r>
      <w:r w:rsidDel="00000000" w:rsidR="00000000" w:rsidRPr="00000000">
        <w:rPr>
          <w:rtl w:val="0"/>
        </w:rPr>
      </w:r>
    </w:p>
    <w:p w:rsidR="00000000" w:rsidDel="00000000" w:rsidP="00000000" w:rsidRDefault="00000000" w:rsidRPr="00000000" w14:paraId="0000007A">
      <w:pPr>
        <w:numPr>
          <w:ilvl w:val="0"/>
          <w:numId w:val="4"/>
        </w:numPr>
        <w:spacing w:after="0" w:afterAutospacing="0" w:before="240" w:lineRule="auto"/>
        <w:ind w:left="720" w:hanging="360"/>
      </w:pPr>
      <w:r w:rsidDel="00000000" w:rsidR="00000000" w:rsidRPr="00000000">
        <w:rPr>
          <w:rtl w:val="0"/>
        </w:rPr>
        <w:t xml:space="preserve">Intelligent navigation system for route optimisation</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Dual-drive motor enables effective climbing and turning</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tl w:val="0"/>
        </w:rPr>
        <w:t xml:space="preserve">Active scrubbing brushes tackle stubborn dirt</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rtl w:val="0"/>
        </w:rPr>
        <w:t xml:space="preserve">Quick-clean cycle with automatic shut-off</w:t>
      </w:r>
    </w:p>
    <w:p w:rsidR="00000000" w:rsidDel="00000000" w:rsidP="00000000" w:rsidRDefault="00000000" w:rsidRPr="00000000" w14:paraId="0000007E">
      <w:pPr>
        <w:numPr>
          <w:ilvl w:val="0"/>
          <w:numId w:val="4"/>
        </w:numPr>
        <w:spacing w:after="240" w:before="0" w:beforeAutospacing="0" w:lineRule="auto"/>
        <w:ind w:left="720" w:hanging="360"/>
      </w:pPr>
      <w:r w:rsidDel="00000000" w:rsidR="00000000" w:rsidRPr="00000000">
        <w:rPr>
          <w:rtl w:val="0"/>
        </w:rPr>
        <w:t xml:space="preserve">Easy Lift System for hassle-free removal</w:t>
        <w:br w:type="textWrapping"/>
      </w:r>
    </w:p>
    <w:p w:rsidR="00000000" w:rsidDel="00000000" w:rsidP="00000000" w:rsidRDefault="00000000" w:rsidRPr="00000000" w14:paraId="0000007F">
      <w:pPr>
        <w:pStyle w:val="Heading4"/>
        <w:keepNext w:val="0"/>
        <w:keepLines w:val="0"/>
        <w:spacing w:after="40" w:before="240" w:lineRule="auto"/>
        <w:rPr>
          <w:color w:val="000000"/>
          <w:sz w:val="22"/>
          <w:szCs w:val="22"/>
        </w:rPr>
      </w:pPr>
      <w:bookmarkStart w:colFirst="0" w:colLast="0" w:name="_j57923ewo2it" w:id="13"/>
      <w:bookmarkEnd w:id="13"/>
      <w:r w:rsidDel="00000000" w:rsidR="00000000" w:rsidRPr="00000000">
        <w:rPr>
          <w:color w:val="000000"/>
          <w:sz w:val="22"/>
          <w:szCs w:val="22"/>
          <w:rtl w:val="0"/>
        </w:rPr>
        <w:t xml:space="preserve">H4: Price Range &amp; Warranty</w:t>
      </w:r>
    </w:p>
    <w:p w:rsidR="00000000" w:rsidDel="00000000" w:rsidP="00000000" w:rsidRDefault="00000000" w:rsidRPr="00000000" w14:paraId="00000080">
      <w:pPr>
        <w:spacing w:after="240" w:before="240" w:lineRule="auto"/>
        <w:rPr/>
      </w:pPr>
      <w:r w:rsidDel="00000000" w:rsidR="00000000" w:rsidRPr="00000000">
        <w:rPr>
          <w:rtl w:val="0"/>
        </w:rPr>
        <w:t xml:space="preserve">Typically priced between R13,000 and R15,500 in South Africa, with a </w:t>
      </w:r>
      <w:hyperlink r:id="rId21">
        <w:r w:rsidDel="00000000" w:rsidR="00000000" w:rsidRPr="00000000">
          <w:rPr>
            <w:color w:val="1155cc"/>
            <w:u w:val="single"/>
            <w:rtl w:val="0"/>
          </w:rPr>
          <w:t xml:space="preserve">2-year warranty</w:t>
        </w:r>
      </w:hyperlink>
      <w:r w:rsidDel="00000000" w:rsidR="00000000" w:rsidRPr="00000000">
        <w:rPr>
          <w:rtl w:val="0"/>
        </w:rPr>
        <w:t xml:space="preserve"> and a 1-year warranty on wearable parts, including the filter canister, tracks and roller brush.</w:t>
      </w:r>
    </w:p>
    <w:p w:rsidR="00000000" w:rsidDel="00000000" w:rsidP="00000000" w:rsidRDefault="00000000" w:rsidRPr="00000000" w14:paraId="00000081">
      <w:pPr>
        <w:pStyle w:val="Heading4"/>
        <w:keepNext w:val="0"/>
        <w:keepLines w:val="0"/>
        <w:spacing w:after="40" w:before="240" w:lineRule="auto"/>
        <w:rPr>
          <w:color w:val="000000"/>
          <w:sz w:val="22"/>
          <w:szCs w:val="22"/>
        </w:rPr>
      </w:pPr>
      <w:bookmarkStart w:colFirst="0" w:colLast="0" w:name="_dr6r6r2szvj9" w:id="14"/>
      <w:bookmarkEnd w:id="14"/>
      <w:r w:rsidDel="00000000" w:rsidR="00000000" w:rsidRPr="00000000">
        <w:rPr>
          <w:color w:val="000000"/>
          <w:sz w:val="22"/>
          <w:szCs w:val="22"/>
          <w:rtl w:val="0"/>
        </w:rPr>
        <w:t xml:space="preserve">H4: Where to Buy</w:t>
      </w:r>
    </w:p>
    <w:p w:rsidR="00000000" w:rsidDel="00000000" w:rsidP="00000000" w:rsidRDefault="00000000" w:rsidRPr="00000000" w14:paraId="00000082">
      <w:pPr>
        <w:spacing w:after="240" w:before="240" w:lineRule="auto"/>
        <w:rPr/>
      </w:pPr>
      <w:hyperlink r:id="rId22">
        <w:r w:rsidDel="00000000" w:rsidR="00000000" w:rsidRPr="00000000">
          <w:rPr>
            <w:color w:val="1155cc"/>
            <w:u w:val="single"/>
            <w:rtl w:val="0"/>
          </w:rPr>
          <w:t xml:space="preserve">Find a pool store</w:t>
        </w:r>
      </w:hyperlink>
      <w:r w:rsidDel="00000000" w:rsidR="00000000" w:rsidRPr="00000000">
        <w:rPr>
          <w:rtl w:val="0"/>
        </w:rPr>
        <w:t xml:space="preserve"> that stocks Baracuda products near you using our interactive map. You can also buy the </w:t>
      </w:r>
      <w:hyperlink r:id="rId23">
        <w:r w:rsidDel="00000000" w:rsidR="00000000" w:rsidRPr="00000000">
          <w:rPr>
            <w:color w:val="1155cc"/>
            <w:u w:val="single"/>
            <w:rtl w:val="0"/>
          </w:rPr>
          <w:t xml:space="preserve">Baracuda XA2030 on Takealot</w:t>
        </w:r>
      </w:hyperlink>
      <w:r w:rsidDel="00000000" w:rsidR="00000000" w:rsidRPr="00000000">
        <w:rPr>
          <w:rtl w:val="0"/>
        </w:rPr>
        <w:t xml:space="preserve">.</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Pr>
              <w:drawing>
                <wp:inline distB="114300" distT="114300" distL="114300" distR="114300">
                  <wp:extent cx="5810250" cy="2324100"/>
                  <wp:effectExtent b="0" l="0" r="0" t="0"/>
                  <wp:docPr id="2" name="image8.jpg"/>
                  <a:graphic>
                    <a:graphicData uri="http://schemas.openxmlformats.org/drawingml/2006/picture">
                      <pic:pic>
                        <pic:nvPicPr>
                          <pic:cNvPr id="0" name="image8.jpg"/>
                          <pic:cNvPicPr preferRelativeResize="0"/>
                        </pic:nvPicPr>
                        <pic:blipFill>
                          <a:blip r:embed="rId24"/>
                          <a:srcRect b="0" l="0" r="0" t="0"/>
                          <a:stretch>
                            <a:fillRect/>
                          </a:stretch>
                        </pic:blipFill>
                        <pic:spPr>
                          <a:xfrm>
                            <a:off x="0" y="0"/>
                            <a:ext cx="5810250" cy="2324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4">
      <w:pPr>
        <w:rPr>
          <w:sz w:val="18"/>
          <w:szCs w:val="18"/>
        </w:rPr>
      </w:pPr>
      <w:r w:rsidDel="00000000" w:rsidR="00000000" w:rsidRPr="00000000">
        <w:rPr>
          <w:rtl w:val="0"/>
        </w:rPr>
      </w:r>
    </w:p>
    <w:p w:rsidR="00000000" w:rsidDel="00000000" w:rsidP="00000000" w:rsidRDefault="00000000" w:rsidRPr="00000000" w14:paraId="00000085">
      <w:pPr>
        <w:pStyle w:val="Heading3"/>
        <w:rPr>
          <w:shd w:fill="auto" w:val="clear"/>
        </w:rPr>
      </w:pPr>
      <w:bookmarkStart w:colFirst="0" w:colLast="0" w:name="_i700kdhght9o" w:id="15"/>
      <w:bookmarkEnd w:id="15"/>
      <w:commentRangeStart w:id="5"/>
      <w:r w:rsidDel="00000000" w:rsidR="00000000" w:rsidRPr="00000000">
        <w:rPr>
          <w:shd w:fill="auto" w:val="clear"/>
          <w:rtl w:val="0"/>
        </w:rPr>
        <w:t xml:space="preserve">H3: 3. Zodiac RE4600iQ – Robotic cleaner with app control and full pool coverage</w:t>
      </w:r>
    </w:p>
    <w:p w:rsidR="00000000" w:rsidDel="00000000" w:rsidP="00000000" w:rsidRDefault="00000000" w:rsidRPr="00000000" w14:paraId="00000086">
      <w:pPr>
        <w:spacing w:after="240" w:before="240" w:lineRule="auto"/>
        <w:rPr/>
      </w:pPr>
      <w:r w:rsidDel="00000000" w:rsidR="00000000" w:rsidRPr="00000000">
        <w:rPr>
          <w:rtl w:val="0"/>
        </w:rPr>
        <w:t xml:space="preserve">The Zodiac RE4600iQ is a</w:t>
      </w:r>
      <w:r w:rsidDel="00000000" w:rsidR="00000000" w:rsidRPr="00000000">
        <w:rPr>
          <w:rtl w:val="0"/>
        </w:rPr>
        <w:t xml:space="preserve"> high-end robotic pool cleaner designed for deep cleaning performance, with full floor-to-waterline coverage and remote control via the app.</w:t>
      </w:r>
    </w:p>
    <w:p w:rsidR="00000000" w:rsidDel="00000000" w:rsidP="00000000" w:rsidRDefault="00000000" w:rsidRPr="00000000" w14:paraId="00000087">
      <w:pPr>
        <w:pStyle w:val="Heading4"/>
        <w:keepNext w:val="0"/>
        <w:keepLines w:val="0"/>
        <w:spacing w:after="40" w:before="240" w:lineRule="auto"/>
        <w:rPr>
          <w:color w:val="000000"/>
          <w:sz w:val="22"/>
          <w:szCs w:val="22"/>
        </w:rPr>
      </w:pPr>
      <w:bookmarkStart w:colFirst="0" w:colLast="0" w:name="_uuwddvd8cf29" w:id="16"/>
      <w:bookmarkEnd w:id="16"/>
      <w:r w:rsidDel="00000000" w:rsidR="00000000" w:rsidRPr="00000000">
        <w:rPr>
          <w:color w:val="000000"/>
          <w:sz w:val="22"/>
          <w:szCs w:val="22"/>
          <w:rtl w:val="0"/>
        </w:rPr>
        <w:t xml:space="preserve">H4: Coverage and Pool Compatibility</w:t>
      </w:r>
    </w:p>
    <w:p w:rsidR="00000000" w:rsidDel="00000000" w:rsidP="00000000" w:rsidRDefault="00000000" w:rsidRPr="00000000" w14:paraId="00000088">
      <w:pPr>
        <w:spacing w:after="240" w:before="240" w:lineRule="auto"/>
        <w:rPr/>
      </w:pPr>
      <w:r w:rsidDel="00000000" w:rsidR="00000000" w:rsidRPr="00000000">
        <w:rPr>
          <w:rtl w:val="0"/>
        </w:rPr>
        <w:t xml:space="preserve">This device is designed to clean pool floors, walls, and the waterline. It is suitable for in-ground pools up to 12 × 6 m featuring an 18m cable. It is compatible with most pool shapes and all pool surfaces, including marbelite, fibreglass, and tiles.</w:t>
      </w:r>
    </w:p>
    <w:p w:rsidR="00000000" w:rsidDel="00000000" w:rsidP="00000000" w:rsidRDefault="00000000" w:rsidRPr="00000000" w14:paraId="00000089">
      <w:pPr>
        <w:pStyle w:val="Heading4"/>
        <w:keepNext w:val="0"/>
        <w:keepLines w:val="0"/>
        <w:spacing w:after="40" w:before="240" w:lineRule="auto"/>
        <w:rPr>
          <w:color w:val="000000"/>
          <w:sz w:val="22"/>
          <w:szCs w:val="22"/>
        </w:rPr>
      </w:pPr>
      <w:bookmarkStart w:colFirst="0" w:colLast="0" w:name="_1vsd9qlsr1vy" w:id="17"/>
      <w:bookmarkEnd w:id="17"/>
      <w:r w:rsidDel="00000000" w:rsidR="00000000" w:rsidRPr="00000000">
        <w:rPr>
          <w:color w:val="000000"/>
          <w:sz w:val="22"/>
          <w:szCs w:val="22"/>
          <w:rtl w:val="0"/>
        </w:rPr>
        <w:t xml:space="preserve">H4: Filtration and Debris Handling</w:t>
      </w:r>
    </w:p>
    <w:p w:rsidR="00000000" w:rsidDel="00000000" w:rsidP="00000000" w:rsidRDefault="00000000" w:rsidRPr="00000000" w14:paraId="0000008A">
      <w:pPr>
        <w:spacing w:after="240" w:before="240" w:lineRule="auto"/>
        <w:rPr/>
      </w:pPr>
      <w:r w:rsidDel="00000000" w:rsidR="00000000" w:rsidRPr="00000000">
        <w:rPr>
          <w:rtl w:val="0"/>
        </w:rPr>
        <w:t xml:space="preserve">A dual-level filtration system with 150μ/60μ top access filter canisters that trap fine particles and larger debris like leaves. </w:t>
      </w:r>
      <w:r w:rsidDel="00000000" w:rsidR="00000000" w:rsidRPr="00000000">
        <w:rPr>
          <w:rtl w:val="0"/>
        </w:rPr>
        <w:t xml:space="preserve">The transparent</w:t>
      </w:r>
      <w:r w:rsidDel="00000000" w:rsidR="00000000" w:rsidRPr="00000000">
        <w:rPr>
          <w:rtl w:val="0"/>
        </w:rPr>
        <w:t xml:space="preserve"> lid provides quick visibility.</w:t>
      </w:r>
    </w:p>
    <w:p w:rsidR="00000000" w:rsidDel="00000000" w:rsidP="00000000" w:rsidRDefault="00000000" w:rsidRPr="00000000" w14:paraId="0000008B">
      <w:pPr>
        <w:pStyle w:val="Heading4"/>
        <w:keepNext w:val="0"/>
        <w:keepLines w:val="0"/>
        <w:spacing w:after="40" w:before="240" w:lineRule="auto"/>
        <w:rPr>
          <w:color w:val="000000"/>
          <w:sz w:val="22"/>
          <w:szCs w:val="22"/>
        </w:rPr>
      </w:pPr>
      <w:bookmarkStart w:colFirst="0" w:colLast="0" w:name="_2sft46udju1e" w:id="18"/>
      <w:bookmarkEnd w:id="18"/>
      <w:r w:rsidDel="00000000" w:rsidR="00000000" w:rsidRPr="00000000">
        <w:rPr>
          <w:color w:val="000000"/>
          <w:sz w:val="22"/>
          <w:szCs w:val="22"/>
          <w:rtl w:val="0"/>
        </w:rPr>
        <w:t xml:space="preserve">H4: Key Features and Functionality</w:t>
      </w:r>
    </w:p>
    <w:p w:rsidR="00000000" w:rsidDel="00000000" w:rsidP="00000000" w:rsidRDefault="00000000" w:rsidRPr="00000000" w14:paraId="0000008C">
      <w:pPr>
        <w:numPr>
          <w:ilvl w:val="0"/>
          <w:numId w:val="3"/>
        </w:numPr>
        <w:spacing w:after="0" w:afterAutospacing="0" w:before="240" w:lineRule="auto"/>
        <w:ind w:left="720" w:hanging="360"/>
        <w:rPr/>
      </w:pPr>
      <w:r w:rsidDel="00000000" w:rsidR="00000000" w:rsidRPr="00000000">
        <w:rPr>
          <w:rtl w:val="0"/>
        </w:rPr>
        <w:t xml:space="preserve">SmartNav system with gyroscopic navigation</w:t>
      </w:r>
    </w:p>
    <w:p w:rsidR="00000000" w:rsidDel="00000000" w:rsidP="00000000" w:rsidRDefault="00000000" w:rsidRPr="00000000" w14:paraId="0000008D">
      <w:pPr>
        <w:numPr>
          <w:ilvl w:val="0"/>
          <w:numId w:val="3"/>
        </w:numPr>
        <w:spacing w:after="0" w:afterAutospacing="0" w:before="0" w:beforeAutospacing="0" w:lineRule="auto"/>
        <w:ind w:left="720" w:hanging="360"/>
        <w:rPr/>
      </w:pPr>
      <w:r w:rsidDel="00000000" w:rsidR="00000000" w:rsidRPr="00000000">
        <w:rPr>
          <w:rtl w:val="0"/>
        </w:rPr>
        <w:t xml:space="preserve">iAquaLink™ app control for scheduling and remote operation</w:t>
      </w:r>
    </w:p>
    <w:p w:rsidR="00000000" w:rsidDel="00000000" w:rsidP="00000000" w:rsidRDefault="00000000" w:rsidRPr="00000000" w14:paraId="0000008E">
      <w:pPr>
        <w:numPr>
          <w:ilvl w:val="0"/>
          <w:numId w:val="3"/>
        </w:numPr>
        <w:spacing w:after="0" w:afterAutospacing="0" w:before="0" w:beforeAutospacing="0" w:lineRule="auto"/>
        <w:ind w:left="720" w:hanging="360"/>
        <w:rPr/>
      </w:pPr>
      <w:r w:rsidDel="00000000" w:rsidR="00000000" w:rsidRPr="00000000">
        <w:rPr>
          <w:rtl w:val="0"/>
        </w:rPr>
        <w:t xml:space="preserve">Active dual-brush system for thorough scrubbing</w:t>
      </w:r>
    </w:p>
    <w:p w:rsidR="00000000" w:rsidDel="00000000" w:rsidP="00000000" w:rsidRDefault="00000000" w:rsidRPr="00000000" w14:paraId="0000008F">
      <w:pPr>
        <w:numPr>
          <w:ilvl w:val="0"/>
          <w:numId w:val="3"/>
        </w:numPr>
        <w:spacing w:after="0" w:afterAutospacing="0" w:before="0" w:beforeAutospacing="0" w:lineRule="auto"/>
        <w:ind w:left="720" w:hanging="360"/>
        <w:rPr/>
      </w:pPr>
      <w:r w:rsidDel="00000000" w:rsidR="00000000" w:rsidRPr="00000000">
        <w:rPr>
          <w:rtl w:val="0"/>
        </w:rPr>
        <w:t xml:space="preserve">Easy-lift removal system for convenience</w:t>
      </w:r>
    </w:p>
    <w:p w:rsidR="00000000" w:rsidDel="00000000" w:rsidP="00000000" w:rsidRDefault="00000000" w:rsidRPr="00000000" w14:paraId="00000090">
      <w:pPr>
        <w:numPr>
          <w:ilvl w:val="0"/>
          <w:numId w:val="3"/>
        </w:numPr>
        <w:spacing w:after="240" w:before="0" w:beforeAutospacing="0" w:lineRule="auto"/>
        <w:ind w:left="720" w:hanging="360"/>
        <w:rPr/>
      </w:pPr>
      <w:r w:rsidDel="00000000" w:rsidR="00000000" w:rsidRPr="00000000">
        <w:rPr>
          <w:rtl w:val="0"/>
        </w:rPr>
        <w:t xml:space="preserve">Programmable cycles for energy-efficient cleaning</w:t>
      </w:r>
    </w:p>
    <w:p w:rsidR="00000000" w:rsidDel="00000000" w:rsidP="00000000" w:rsidRDefault="00000000" w:rsidRPr="00000000" w14:paraId="00000091">
      <w:pPr>
        <w:pStyle w:val="Heading4"/>
        <w:keepNext w:val="0"/>
        <w:keepLines w:val="0"/>
        <w:spacing w:after="40" w:before="240" w:lineRule="auto"/>
        <w:rPr>
          <w:color w:val="000000"/>
          <w:sz w:val="22"/>
          <w:szCs w:val="22"/>
        </w:rPr>
      </w:pPr>
      <w:bookmarkStart w:colFirst="0" w:colLast="0" w:name="_59j26cnxba6m" w:id="19"/>
      <w:bookmarkEnd w:id="19"/>
      <w:r w:rsidDel="00000000" w:rsidR="00000000" w:rsidRPr="00000000">
        <w:rPr>
          <w:color w:val="000000"/>
          <w:sz w:val="22"/>
          <w:szCs w:val="22"/>
          <w:rtl w:val="0"/>
        </w:rPr>
        <w:t xml:space="preserve">H4: Price Range &amp; Warranty</w:t>
      </w:r>
    </w:p>
    <w:p w:rsidR="00000000" w:rsidDel="00000000" w:rsidP="00000000" w:rsidRDefault="00000000" w:rsidRPr="00000000" w14:paraId="00000092">
      <w:pPr>
        <w:spacing w:after="240" w:before="240" w:lineRule="auto"/>
        <w:rPr/>
      </w:pPr>
      <w:r w:rsidDel="00000000" w:rsidR="00000000" w:rsidRPr="00000000">
        <w:rPr>
          <w:rtl w:val="0"/>
        </w:rPr>
        <w:t xml:space="preserve">Typically priced between R18,000 and R21,000 in South Africa. According to the </w:t>
      </w:r>
      <w:hyperlink r:id="rId25">
        <w:r w:rsidDel="00000000" w:rsidR="00000000" w:rsidRPr="00000000">
          <w:rPr>
            <w:color w:val="1155cc"/>
            <w:u w:val="single"/>
            <w:rtl w:val="0"/>
          </w:rPr>
          <w:t xml:space="preserve">product brochure</w:t>
        </w:r>
      </w:hyperlink>
      <w:r w:rsidDel="00000000" w:rsidR="00000000" w:rsidRPr="00000000">
        <w:rPr>
          <w:rtl w:val="0"/>
        </w:rPr>
        <w:t xml:space="preserve">, the device comes with a 2-year standard warranty with an additional 1-year warranty if paired with the iAqualink™ application.</w:t>
      </w:r>
    </w:p>
    <w:p w:rsidR="00000000" w:rsidDel="00000000" w:rsidP="00000000" w:rsidRDefault="00000000" w:rsidRPr="00000000" w14:paraId="00000093">
      <w:pPr>
        <w:pStyle w:val="Heading4"/>
        <w:keepNext w:val="0"/>
        <w:keepLines w:val="0"/>
        <w:spacing w:after="40" w:before="240" w:lineRule="auto"/>
        <w:rPr>
          <w:color w:val="000000"/>
          <w:sz w:val="22"/>
          <w:szCs w:val="22"/>
        </w:rPr>
      </w:pPr>
      <w:bookmarkStart w:colFirst="0" w:colLast="0" w:name="_grjr6bfb106x" w:id="20"/>
      <w:bookmarkEnd w:id="20"/>
      <w:r w:rsidDel="00000000" w:rsidR="00000000" w:rsidRPr="00000000">
        <w:rPr>
          <w:color w:val="000000"/>
          <w:sz w:val="22"/>
          <w:szCs w:val="22"/>
          <w:rtl w:val="0"/>
        </w:rPr>
        <w:t xml:space="preserve">H4: Where to Buy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Zodiac RE4600iQ is available for purchase via retailers including </w:t>
      </w:r>
      <w:hyperlink r:id="rId26">
        <w:r w:rsidDel="00000000" w:rsidR="00000000" w:rsidRPr="00000000">
          <w:rPr>
            <w:color w:val="1155cc"/>
            <w:u w:val="single"/>
            <w:rtl w:val="0"/>
          </w:rPr>
          <w:t xml:space="preserve">Zodiac</w:t>
        </w:r>
      </w:hyperlink>
      <w:r w:rsidDel="00000000" w:rsidR="00000000" w:rsidRPr="00000000">
        <w:rPr>
          <w:rtl w:val="0"/>
        </w:rPr>
        <w:t xml:space="preserve">, </w:t>
      </w:r>
      <w:r w:rsidDel="00000000" w:rsidR="00000000" w:rsidRPr="00000000">
        <w:rPr>
          <w:rtl w:val="0"/>
        </w:rPr>
        <w:t xml:space="preserve">AC Direct</w:t>
      </w:r>
      <w:r w:rsidDel="00000000" w:rsidR="00000000" w:rsidRPr="00000000">
        <w:rPr>
          <w:rtl w:val="0"/>
        </w:rPr>
        <w:t xml:space="preserve"> </w:t>
      </w:r>
      <w:r w:rsidDel="00000000" w:rsidR="00000000" w:rsidRPr="00000000">
        <w:rPr>
          <w:rtl w:val="0"/>
        </w:rPr>
        <w:t xml:space="preserve">and </w:t>
      </w:r>
      <w:r w:rsidDel="00000000" w:rsidR="00000000" w:rsidRPr="00000000">
        <w:rPr>
          <w:rtl w:val="0"/>
        </w:rPr>
        <w:t xml:space="preserve">Online Pool Store</w:t>
      </w:r>
      <w:r w:rsidDel="00000000" w:rsidR="00000000" w:rsidRPr="00000000">
        <w:rPr>
          <w:rtl w:val="0"/>
        </w:rPr>
        <w:t xml:space="preserv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96">
      <w:pPr>
        <w:rPr>
          <w:sz w:val="18"/>
          <w:szCs w:val="18"/>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sz w:val="18"/>
                <w:szCs w:val="18"/>
              </w:rPr>
            </w:pPr>
            <w:r w:rsidDel="00000000" w:rsidR="00000000" w:rsidRPr="00000000">
              <w:rPr>
                <w:sz w:val="18"/>
                <w:szCs w:val="18"/>
              </w:rPr>
              <w:drawing>
                <wp:inline distB="114300" distT="114300" distL="114300" distR="114300">
                  <wp:extent cx="5810250" cy="2324100"/>
                  <wp:effectExtent b="0" l="0" r="0" t="0"/>
                  <wp:docPr id="12" name="image11.jpg"/>
                  <a:graphic>
                    <a:graphicData uri="http://schemas.openxmlformats.org/drawingml/2006/picture">
                      <pic:pic>
                        <pic:nvPicPr>
                          <pic:cNvPr id="0" name="image11.jpg"/>
                          <pic:cNvPicPr preferRelativeResize="0"/>
                        </pic:nvPicPr>
                        <pic:blipFill>
                          <a:blip r:embed="rId27"/>
                          <a:srcRect b="0" l="0" r="0" t="0"/>
                          <a:stretch>
                            <a:fillRect/>
                          </a:stretch>
                        </pic:blipFill>
                        <pic:spPr>
                          <a:xfrm>
                            <a:off x="0" y="0"/>
                            <a:ext cx="58102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099">
      <w:pPr>
        <w:rPr>
          <w:sz w:val="18"/>
          <w:szCs w:val="18"/>
        </w:rPr>
      </w:pPr>
      <w:r w:rsidDel="00000000" w:rsidR="00000000" w:rsidRPr="00000000">
        <w:rPr>
          <w:rtl w:val="0"/>
        </w:rPr>
      </w:r>
    </w:p>
    <w:p w:rsidR="00000000" w:rsidDel="00000000" w:rsidP="00000000" w:rsidRDefault="00000000" w:rsidRPr="00000000" w14:paraId="0000009A">
      <w:pPr>
        <w:pStyle w:val="Heading3"/>
        <w:rPr>
          <w:shd w:fill="auto" w:val="clear"/>
        </w:rPr>
      </w:pPr>
      <w:bookmarkStart w:colFirst="0" w:colLast="0" w:name="_15z1dod96ipj" w:id="21"/>
      <w:bookmarkEnd w:id="21"/>
      <w:r w:rsidDel="00000000" w:rsidR="00000000" w:rsidRPr="00000000">
        <w:rPr>
          <w:shd w:fill="auto" w:val="clear"/>
          <w:rtl w:val="0"/>
        </w:rPr>
        <w:t xml:space="preserve">H3: 4. Zodiac ALPHA RA6700iQ – Advanced robotic cleaner with precision control and waterline scrubbing</w:t>
      </w:r>
    </w:p>
    <w:p w:rsidR="00000000" w:rsidDel="00000000" w:rsidP="00000000" w:rsidRDefault="00000000" w:rsidRPr="00000000" w14:paraId="0000009B">
      <w:pPr>
        <w:spacing w:after="240" w:before="240" w:lineRule="auto"/>
        <w:rPr/>
      </w:pPr>
      <w:r w:rsidDel="00000000" w:rsidR="00000000" w:rsidRPr="00000000">
        <w:rPr>
          <w:rtl w:val="0"/>
        </w:rPr>
        <w:t xml:space="preserve">The ALPHA RA6700 iQ is </w:t>
      </w:r>
      <w:r w:rsidDel="00000000" w:rsidR="00000000" w:rsidRPr="00000000">
        <w:rPr>
          <w:rtl w:val="0"/>
        </w:rPr>
        <w:t xml:space="preserve">Zodiac’s most advanced robotic cleaner. It combines powerful performance, app-connected control, and complete pool coverage—including waterline cleaning.</w:t>
      </w:r>
    </w:p>
    <w:p w:rsidR="00000000" w:rsidDel="00000000" w:rsidP="00000000" w:rsidRDefault="00000000" w:rsidRPr="00000000" w14:paraId="0000009C">
      <w:pPr>
        <w:pStyle w:val="Heading4"/>
        <w:keepNext w:val="0"/>
        <w:keepLines w:val="0"/>
        <w:spacing w:after="40" w:before="240" w:lineRule="auto"/>
        <w:rPr>
          <w:color w:val="000000"/>
          <w:sz w:val="22"/>
          <w:szCs w:val="22"/>
        </w:rPr>
      </w:pPr>
      <w:bookmarkStart w:colFirst="0" w:colLast="0" w:name="_77txgz4w8bon" w:id="22"/>
      <w:bookmarkEnd w:id="22"/>
      <w:r w:rsidDel="00000000" w:rsidR="00000000" w:rsidRPr="00000000">
        <w:rPr>
          <w:color w:val="000000"/>
          <w:sz w:val="22"/>
          <w:szCs w:val="22"/>
          <w:rtl w:val="0"/>
        </w:rPr>
        <w:t xml:space="preserve">H4: Coverage and Pool Compatibility</w:t>
      </w:r>
    </w:p>
    <w:p w:rsidR="00000000" w:rsidDel="00000000" w:rsidP="00000000" w:rsidRDefault="00000000" w:rsidRPr="00000000" w14:paraId="0000009D">
      <w:pPr>
        <w:spacing w:after="240" w:before="240" w:lineRule="auto"/>
        <w:rPr/>
      </w:pPr>
      <w:r w:rsidDel="00000000" w:rsidR="00000000" w:rsidRPr="00000000">
        <w:rPr>
          <w:rtl w:val="0"/>
        </w:rPr>
        <w:t xml:space="preserve">This device cleans the pool floor, walls, and waterline. It is ideal for in-ground and above-ground pools up to 15 × 7 m with rigid walls. It features a 21m cable. It is suitable for all common types of pool surfaces and shapes.</w:t>
      </w:r>
    </w:p>
    <w:p w:rsidR="00000000" w:rsidDel="00000000" w:rsidP="00000000" w:rsidRDefault="00000000" w:rsidRPr="00000000" w14:paraId="0000009E">
      <w:pPr>
        <w:pStyle w:val="Heading4"/>
        <w:keepNext w:val="0"/>
        <w:keepLines w:val="0"/>
        <w:spacing w:after="40" w:before="240" w:lineRule="auto"/>
        <w:rPr>
          <w:color w:val="000000"/>
          <w:sz w:val="22"/>
          <w:szCs w:val="22"/>
        </w:rPr>
      </w:pPr>
      <w:bookmarkStart w:colFirst="0" w:colLast="0" w:name="_gauif4vzsk3n" w:id="23"/>
      <w:bookmarkEnd w:id="23"/>
      <w:r w:rsidDel="00000000" w:rsidR="00000000" w:rsidRPr="00000000">
        <w:rPr>
          <w:color w:val="000000"/>
          <w:sz w:val="22"/>
          <w:szCs w:val="22"/>
          <w:rtl w:val="0"/>
        </w:rPr>
        <w:t xml:space="preserve">H4: Filtration and Debris Handling</w:t>
      </w:r>
    </w:p>
    <w:p w:rsidR="00000000" w:rsidDel="00000000" w:rsidP="00000000" w:rsidRDefault="00000000" w:rsidRPr="00000000" w14:paraId="0000009F">
      <w:pPr>
        <w:spacing w:after="240" w:before="240" w:lineRule="auto"/>
        <w:rPr/>
      </w:pPr>
      <w:r w:rsidDel="00000000" w:rsidR="00000000" w:rsidRPr="00000000">
        <w:rPr>
          <w:rtl w:val="0"/>
        </w:rPr>
        <w:t xml:space="preserve">Dual-layer (150μ/60μ micron) filters handle pick up large and small debris. The device can also be operated using single 60μ, 100μ and 200μ filters. </w:t>
      </w:r>
    </w:p>
    <w:p w:rsidR="00000000" w:rsidDel="00000000" w:rsidP="00000000" w:rsidRDefault="00000000" w:rsidRPr="00000000" w14:paraId="000000A0">
      <w:pPr>
        <w:spacing w:after="240" w:before="240" w:lineRule="auto"/>
        <w:rPr/>
      </w:pPr>
      <w:r w:rsidDel="00000000" w:rsidR="00000000" w:rsidRPr="00000000">
        <w:rPr>
          <w:rtl w:val="0"/>
        </w:rPr>
        <w:t xml:space="preserve">LED illuminated, easy-access filter canisters with a transparent lid for easy cleaning and maintenance.</w:t>
      </w:r>
    </w:p>
    <w:p w:rsidR="00000000" w:rsidDel="00000000" w:rsidP="00000000" w:rsidRDefault="00000000" w:rsidRPr="00000000" w14:paraId="000000A1">
      <w:pPr>
        <w:pStyle w:val="Heading4"/>
        <w:keepNext w:val="0"/>
        <w:keepLines w:val="0"/>
        <w:spacing w:after="40" w:before="240" w:lineRule="auto"/>
        <w:rPr>
          <w:strike w:val="1"/>
        </w:rPr>
      </w:pPr>
      <w:bookmarkStart w:colFirst="0" w:colLast="0" w:name="_l65rqhdybi3t" w:id="24"/>
      <w:bookmarkEnd w:id="24"/>
      <w:r w:rsidDel="00000000" w:rsidR="00000000" w:rsidRPr="00000000">
        <w:rPr>
          <w:color w:val="000000"/>
          <w:sz w:val="22"/>
          <w:szCs w:val="22"/>
          <w:rtl w:val="0"/>
        </w:rPr>
        <w:t xml:space="preserve">H4: Key Features and Functionality</w:t>
      </w:r>
      <w:r w:rsidDel="00000000" w:rsidR="00000000" w:rsidRPr="00000000">
        <w:rPr>
          <w:rtl w:val="0"/>
        </w:rPr>
      </w:r>
    </w:p>
    <w:p w:rsidR="00000000" w:rsidDel="00000000" w:rsidP="00000000" w:rsidRDefault="00000000" w:rsidRPr="00000000" w14:paraId="000000A2">
      <w:pPr>
        <w:numPr>
          <w:ilvl w:val="0"/>
          <w:numId w:val="5"/>
        </w:numPr>
        <w:spacing w:after="0" w:afterAutospacing="0" w:before="240" w:lineRule="auto"/>
        <w:ind w:left="720" w:hanging="360"/>
        <w:rPr/>
      </w:pPr>
      <w:r w:rsidDel="00000000" w:rsidR="00000000" w:rsidRPr="00000000">
        <w:rPr>
          <w:rtl w:val="0"/>
        </w:rPr>
        <w:t xml:space="preserve">Sensor Nav System™ 3.0 with advanced mapping</w:t>
      </w:r>
    </w:p>
    <w:p w:rsidR="00000000" w:rsidDel="00000000" w:rsidP="00000000" w:rsidRDefault="00000000" w:rsidRPr="00000000" w14:paraId="000000A3">
      <w:pPr>
        <w:numPr>
          <w:ilvl w:val="0"/>
          <w:numId w:val="5"/>
        </w:numPr>
        <w:spacing w:after="0" w:afterAutospacing="0" w:before="0" w:beforeAutospacing="0" w:lineRule="auto"/>
        <w:ind w:left="720" w:hanging="360"/>
        <w:rPr/>
      </w:pPr>
      <w:r w:rsidDel="00000000" w:rsidR="00000000" w:rsidRPr="00000000">
        <w:rPr>
          <w:rtl w:val="0"/>
        </w:rPr>
        <w:t xml:space="preserve">iAquaLink™ app for full scheduling and monitoring</w:t>
      </w:r>
    </w:p>
    <w:p w:rsidR="00000000" w:rsidDel="00000000" w:rsidP="00000000" w:rsidRDefault="00000000" w:rsidRPr="00000000" w14:paraId="000000A4">
      <w:pPr>
        <w:numPr>
          <w:ilvl w:val="0"/>
          <w:numId w:val="5"/>
        </w:numPr>
        <w:spacing w:after="0" w:afterAutospacing="0" w:before="0" w:beforeAutospacing="0" w:lineRule="auto"/>
        <w:ind w:left="720" w:hanging="360"/>
        <w:rPr/>
      </w:pPr>
      <w:r w:rsidDel="00000000" w:rsidR="00000000" w:rsidRPr="00000000">
        <w:rPr>
          <w:rtl w:val="0"/>
        </w:rPr>
        <w:t xml:space="preserve">Dual-motor system with active brushing</w:t>
      </w:r>
    </w:p>
    <w:p w:rsidR="00000000" w:rsidDel="00000000" w:rsidP="00000000" w:rsidRDefault="00000000" w:rsidRPr="00000000" w14:paraId="000000A5">
      <w:pPr>
        <w:numPr>
          <w:ilvl w:val="0"/>
          <w:numId w:val="5"/>
        </w:numPr>
        <w:spacing w:after="0" w:afterAutospacing="0" w:before="0" w:beforeAutospacing="0" w:lineRule="auto"/>
        <w:ind w:left="720" w:hanging="360"/>
        <w:rPr/>
      </w:pPr>
      <w:r w:rsidDel="00000000" w:rsidR="00000000" w:rsidRPr="00000000">
        <w:rPr>
          <w:rtl w:val="0"/>
        </w:rPr>
        <w:t xml:space="preserve">Customisable cleaning cycles, including waterline-only mode</w:t>
      </w:r>
    </w:p>
    <w:p w:rsidR="00000000" w:rsidDel="00000000" w:rsidP="00000000" w:rsidRDefault="00000000" w:rsidRPr="00000000" w14:paraId="000000A6">
      <w:pPr>
        <w:numPr>
          <w:ilvl w:val="0"/>
          <w:numId w:val="5"/>
        </w:numPr>
        <w:spacing w:after="240" w:before="0" w:beforeAutospacing="0" w:lineRule="auto"/>
        <w:ind w:left="720" w:hanging="360"/>
        <w:rPr/>
      </w:pPr>
      <w:r w:rsidDel="00000000" w:rsidR="00000000" w:rsidRPr="00000000">
        <w:rPr>
          <w:rtl w:val="0"/>
        </w:rPr>
        <w:t xml:space="preserve">Lift System™ for effortless removal from the water</w:t>
        <w:br w:type="textWrapping"/>
      </w:r>
    </w:p>
    <w:p w:rsidR="00000000" w:rsidDel="00000000" w:rsidP="00000000" w:rsidRDefault="00000000" w:rsidRPr="00000000" w14:paraId="000000A7">
      <w:pPr>
        <w:pStyle w:val="Heading4"/>
        <w:keepNext w:val="0"/>
        <w:keepLines w:val="0"/>
        <w:spacing w:after="40" w:before="240" w:lineRule="auto"/>
        <w:rPr>
          <w:color w:val="000000"/>
          <w:sz w:val="22"/>
          <w:szCs w:val="22"/>
        </w:rPr>
      </w:pPr>
      <w:bookmarkStart w:colFirst="0" w:colLast="0" w:name="_j2lum11gpgp" w:id="25"/>
      <w:bookmarkEnd w:id="25"/>
      <w:r w:rsidDel="00000000" w:rsidR="00000000" w:rsidRPr="00000000">
        <w:rPr>
          <w:color w:val="000000"/>
          <w:sz w:val="22"/>
          <w:szCs w:val="22"/>
          <w:rtl w:val="0"/>
        </w:rPr>
        <w:t xml:space="preserve">H4: Price Range &amp; Warranty</w:t>
      </w:r>
    </w:p>
    <w:p w:rsidR="00000000" w:rsidDel="00000000" w:rsidP="00000000" w:rsidRDefault="00000000" w:rsidRPr="00000000" w14:paraId="000000A8">
      <w:pPr>
        <w:spacing w:after="240" w:before="240" w:lineRule="auto"/>
        <w:rPr/>
      </w:pPr>
      <w:r w:rsidDel="00000000" w:rsidR="00000000" w:rsidRPr="00000000">
        <w:rPr>
          <w:rtl w:val="0"/>
        </w:rPr>
        <w:t xml:space="preserve">Generally priced between R22,000 and R26,000 in South Africa. </w:t>
      </w:r>
      <w:r w:rsidDel="00000000" w:rsidR="00000000" w:rsidRPr="00000000">
        <w:rPr>
          <w:rtl w:val="0"/>
        </w:rPr>
        <w:t xml:space="preserve">According to the</w:t>
      </w:r>
      <w:r w:rsidDel="00000000" w:rsidR="00000000" w:rsidRPr="00000000">
        <w:rPr>
          <w:rtl w:val="0"/>
        </w:rPr>
        <w:t xml:space="preserve"> </w:t>
      </w:r>
      <w:hyperlink r:id="rId28">
        <w:r w:rsidDel="00000000" w:rsidR="00000000" w:rsidRPr="00000000">
          <w:rPr>
            <w:color w:val="1155cc"/>
            <w:u w:val="single"/>
            <w:rtl w:val="0"/>
          </w:rPr>
          <w:t xml:space="preserve">product brochure</w:t>
        </w:r>
      </w:hyperlink>
      <w:r w:rsidDel="00000000" w:rsidR="00000000" w:rsidRPr="00000000">
        <w:rPr>
          <w:rtl w:val="0"/>
        </w:rPr>
        <w:t xml:space="preserve">,</w:t>
      </w:r>
      <w:r w:rsidDel="00000000" w:rsidR="00000000" w:rsidRPr="00000000">
        <w:rPr>
          <w:rtl w:val="0"/>
        </w:rPr>
        <w:t xml:space="preserve"> the device comes with a 2-year warranty with an additional year if the robotic cleaner is connected with the iAqualink™ application.</w:t>
      </w:r>
    </w:p>
    <w:p w:rsidR="00000000" w:rsidDel="00000000" w:rsidP="00000000" w:rsidRDefault="00000000" w:rsidRPr="00000000" w14:paraId="000000A9">
      <w:pPr>
        <w:pStyle w:val="Heading4"/>
        <w:keepNext w:val="0"/>
        <w:keepLines w:val="0"/>
        <w:spacing w:after="40" w:before="240" w:lineRule="auto"/>
        <w:rPr>
          <w:color w:val="000000"/>
          <w:sz w:val="22"/>
          <w:szCs w:val="22"/>
        </w:rPr>
      </w:pPr>
      <w:bookmarkStart w:colFirst="0" w:colLast="0" w:name="_mvfj7m4qcq9h" w:id="26"/>
      <w:bookmarkEnd w:id="26"/>
      <w:r w:rsidDel="00000000" w:rsidR="00000000" w:rsidRPr="00000000">
        <w:rPr>
          <w:color w:val="000000"/>
          <w:sz w:val="22"/>
          <w:szCs w:val="22"/>
          <w:rtl w:val="0"/>
        </w:rPr>
        <w:t xml:space="preserve">H4: Where to Buy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ALPHA RA6700 iQ is available for purchase via retailers, including </w:t>
      </w:r>
      <w:hyperlink r:id="rId29">
        <w:r w:rsidDel="00000000" w:rsidR="00000000" w:rsidRPr="00000000">
          <w:rPr>
            <w:color w:val="1155cc"/>
            <w:u w:val="single"/>
            <w:rtl w:val="0"/>
          </w:rPr>
          <w:t xml:space="preserve">Zodiac</w:t>
        </w:r>
      </w:hyperlink>
      <w:r w:rsidDel="00000000" w:rsidR="00000000" w:rsidRPr="00000000">
        <w:rPr>
          <w:rtl w:val="0"/>
        </w:rPr>
        <w:t xml:space="preserve">,</w:t>
      </w:r>
      <w:r w:rsidDel="00000000" w:rsidR="00000000" w:rsidRPr="00000000">
        <w:rPr>
          <w:rtl w:val="0"/>
        </w:rPr>
        <w:t xml:space="preserve"> as well as AC Direct and Online Pool Store.</w:t>
      </w:r>
    </w:p>
    <w:p w:rsidR="00000000" w:rsidDel="00000000" w:rsidP="00000000" w:rsidRDefault="00000000" w:rsidRPr="00000000" w14:paraId="000000AC">
      <w:pPr>
        <w:rPr>
          <w:sz w:val="18"/>
          <w:szCs w:val="18"/>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18"/>
                <w:szCs w:val="18"/>
              </w:rPr>
            </w:pPr>
            <w:r w:rsidDel="00000000" w:rsidR="00000000" w:rsidRPr="00000000">
              <w:rPr>
                <w:i w:val="1"/>
                <w:iCs w:val="1"/>
                <w:sz w:val="20"/>
                <w:szCs w:val="20"/>
              </w:rPr>
              <w:drawing>
                <wp:inline distB="114300" distT="114300" distL="114300" distR="114300">
                  <wp:extent cx="5810250" cy="2324100"/>
                  <wp:effectExtent b="0" l="0" r="0" t="0"/>
                  <wp:docPr id="3" name="image12.jpg"/>
                  <a:graphic>
                    <a:graphicData uri="http://schemas.openxmlformats.org/drawingml/2006/picture">
                      <pic:pic>
                        <pic:nvPicPr>
                          <pic:cNvPr id="0" name="image12.jpg"/>
                          <pic:cNvPicPr preferRelativeResize="0"/>
                        </pic:nvPicPr>
                        <pic:blipFill>
                          <a:blip r:embed="rId30"/>
                          <a:srcRect b="0" l="0" r="0" t="0"/>
                          <a:stretch>
                            <a:fillRect/>
                          </a:stretch>
                        </pic:blipFill>
                        <pic:spPr>
                          <a:xfrm>
                            <a:off x="0" y="0"/>
                            <a:ext cx="5810250" cy="2324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E">
      <w:pPr>
        <w:rPr>
          <w:sz w:val="18"/>
          <w:szCs w:val="18"/>
        </w:rPr>
      </w:pPr>
      <w:r w:rsidDel="00000000" w:rsidR="00000000" w:rsidRPr="00000000">
        <w:rPr>
          <w:rtl w:val="0"/>
        </w:rPr>
      </w:r>
    </w:p>
    <w:p w:rsidR="00000000" w:rsidDel="00000000" w:rsidP="00000000" w:rsidRDefault="00000000" w:rsidRPr="00000000" w14:paraId="000000AF">
      <w:pPr>
        <w:pStyle w:val="Heading3"/>
        <w:rPr>
          <w:shd w:fill="auto" w:val="clear"/>
        </w:rPr>
      </w:pPr>
      <w:bookmarkStart w:colFirst="0" w:colLast="0" w:name="_wvxjljt4f2hr" w:id="27"/>
      <w:bookmarkEnd w:id="27"/>
      <w:commentRangeStart w:id="6"/>
      <w:commentRangeStart w:id="7"/>
      <w:commentRangeStart w:id="8"/>
      <w:r w:rsidDel="00000000" w:rsidR="00000000" w:rsidRPr="00000000">
        <w:rPr>
          <w:shd w:fill="auto" w:val="clear"/>
          <w:rtl w:val="0"/>
        </w:rPr>
        <w:t xml:space="preserve">H3: 5. </w:t>
      </w:r>
      <w:commentRangeEnd w:id="6"/>
      <w:r w:rsidDel="00000000" w:rsidR="00000000" w:rsidRPr="00000000">
        <w:commentReference w:id="6"/>
      </w:r>
      <w:commentRangeEnd w:id="7"/>
      <w:r w:rsidDel="00000000" w:rsidR="00000000" w:rsidRPr="00000000">
        <w:commentReference w:id="7"/>
      </w:r>
      <w:r w:rsidDel="00000000" w:rsidR="00000000" w:rsidRPr="00000000">
        <w:rPr>
          <w:shd w:fill="auto" w:val="clear"/>
          <w:rtl w:val="0"/>
        </w:rPr>
        <w:t xml:space="preserve">Zodiac CNX4090iQ – Smart robotic cleaner with Sensor Nav mapping, dual-stage filtration, and app control</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B0">
      <w:pPr>
        <w:spacing w:after="240" w:before="240" w:lineRule="auto"/>
        <w:rPr>
          <w:shd w:fill="fff2cc" w:val="clear"/>
        </w:rPr>
      </w:pPr>
      <w:r w:rsidDel="00000000" w:rsidR="00000000" w:rsidRPr="00000000">
        <w:rPr>
          <w:shd w:fill="fff2cc" w:val="clear"/>
          <w:rtl w:val="0"/>
        </w:rPr>
        <w:t xml:space="preserve">The Zodiac CNX4090iQ is a premium robotic pool cleaner that delivers intelligent navigation, powerful cyclonic suction, and convenient app connectivity for easy operation.</w:t>
      </w:r>
    </w:p>
    <w:p w:rsidR="00000000" w:rsidDel="00000000" w:rsidP="00000000" w:rsidRDefault="00000000" w:rsidRPr="00000000" w14:paraId="000000B1">
      <w:pPr>
        <w:pStyle w:val="Heading4"/>
        <w:keepNext w:val="0"/>
        <w:keepLines w:val="0"/>
        <w:spacing w:after="40" w:before="240" w:lineRule="auto"/>
        <w:rPr>
          <w:color w:val="000000"/>
          <w:sz w:val="22"/>
          <w:szCs w:val="22"/>
          <w:shd w:fill="fff2cc" w:val="clear"/>
        </w:rPr>
      </w:pPr>
      <w:bookmarkStart w:colFirst="0" w:colLast="0" w:name="_byebzvcss7n6" w:id="28"/>
      <w:bookmarkEnd w:id="28"/>
      <w:r w:rsidDel="00000000" w:rsidR="00000000" w:rsidRPr="00000000">
        <w:rPr>
          <w:color w:val="000000"/>
          <w:sz w:val="22"/>
          <w:szCs w:val="22"/>
          <w:shd w:fill="fff2cc" w:val="clear"/>
          <w:rtl w:val="0"/>
        </w:rPr>
        <w:t xml:space="preserve">H4: Coverage and Pool Compatibility</w:t>
      </w:r>
    </w:p>
    <w:p w:rsidR="00000000" w:rsidDel="00000000" w:rsidP="00000000" w:rsidRDefault="00000000" w:rsidRPr="00000000" w14:paraId="000000B2">
      <w:pPr>
        <w:spacing w:after="240" w:before="240" w:lineRule="auto"/>
        <w:rPr>
          <w:shd w:fill="fff2cc" w:val="clear"/>
        </w:rPr>
      </w:pPr>
      <w:r w:rsidDel="00000000" w:rsidR="00000000" w:rsidRPr="00000000">
        <w:rPr>
          <w:shd w:fill="fff2cc" w:val="clear"/>
          <w:rtl w:val="0"/>
        </w:rPr>
        <w:t xml:space="preserve">The CNX4090iQ is designed to clean pool floors, walls, and the waterline. It is suitable for in-ground pools up to 12 × 6 m, with an 18 m cable. It works on all common pool surfaces, including tiled, fibreglass, marbelite, and vinyl finishes.</w:t>
      </w:r>
    </w:p>
    <w:p w:rsidR="00000000" w:rsidDel="00000000" w:rsidP="00000000" w:rsidRDefault="00000000" w:rsidRPr="00000000" w14:paraId="000000B3">
      <w:pPr>
        <w:pStyle w:val="Heading4"/>
        <w:keepNext w:val="0"/>
        <w:keepLines w:val="0"/>
        <w:spacing w:after="40" w:before="240" w:lineRule="auto"/>
        <w:rPr>
          <w:color w:val="000000"/>
          <w:sz w:val="22"/>
          <w:szCs w:val="22"/>
          <w:shd w:fill="fff2cc" w:val="clear"/>
        </w:rPr>
      </w:pPr>
      <w:bookmarkStart w:colFirst="0" w:colLast="0" w:name="_ejyny8slovxg" w:id="29"/>
      <w:bookmarkEnd w:id="29"/>
      <w:r w:rsidDel="00000000" w:rsidR="00000000" w:rsidRPr="00000000">
        <w:rPr>
          <w:color w:val="000000"/>
          <w:sz w:val="22"/>
          <w:szCs w:val="22"/>
          <w:shd w:fill="fff2cc" w:val="clear"/>
          <w:rtl w:val="0"/>
        </w:rPr>
        <w:t xml:space="preserve">H4: Filtration and Debris Handling</w:t>
      </w:r>
    </w:p>
    <w:p w:rsidR="00000000" w:rsidDel="00000000" w:rsidP="00000000" w:rsidRDefault="00000000" w:rsidRPr="00000000" w14:paraId="000000B4">
      <w:pPr>
        <w:spacing w:after="240" w:before="240" w:lineRule="auto"/>
        <w:rPr>
          <w:shd w:fill="fff2cc" w:val="clear"/>
        </w:rPr>
      </w:pPr>
      <w:r w:rsidDel="00000000" w:rsidR="00000000" w:rsidRPr="00000000">
        <w:rPr>
          <w:shd w:fill="fff2cc" w:val="clear"/>
          <w:rtl w:val="0"/>
        </w:rPr>
        <w:t xml:space="preserve">The cleaner uses a dual-stage filtration system (150 µ / 60 µ) to capture both large leaves and fine particles. A 4 L capacity basket and transparent filter window with LED lighting make it easy to monitor and empty.</w:t>
      </w:r>
    </w:p>
    <w:p w:rsidR="00000000" w:rsidDel="00000000" w:rsidP="00000000" w:rsidRDefault="00000000" w:rsidRPr="00000000" w14:paraId="000000B5">
      <w:pPr>
        <w:pStyle w:val="Heading4"/>
        <w:keepNext w:val="0"/>
        <w:keepLines w:val="0"/>
        <w:spacing w:after="40" w:before="240" w:lineRule="auto"/>
        <w:rPr>
          <w:strike w:val="1"/>
          <w:shd w:fill="fff2cc" w:val="clear"/>
        </w:rPr>
      </w:pPr>
      <w:bookmarkStart w:colFirst="0" w:colLast="0" w:name="_b4m44446do0u" w:id="30"/>
      <w:bookmarkEnd w:id="30"/>
      <w:r w:rsidDel="00000000" w:rsidR="00000000" w:rsidRPr="00000000">
        <w:rPr>
          <w:color w:val="000000"/>
          <w:sz w:val="22"/>
          <w:szCs w:val="22"/>
          <w:shd w:fill="fff2cc" w:val="clear"/>
          <w:rtl w:val="0"/>
        </w:rPr>
        <w:t xml:space="preserve">H4: Key Features and Functionality</w:t>
      </w:r>
      <w:r w:rsidDel="00000000" w:rsidR="00000000" w:rsidRPr="00000000">
        <w:rPr>
          <w:rtl w:val="0"/>
        </w:rPr>
      </w:r>
    </w:p>
    <w:p w:rsidR="00000000" w:rsidDel="00000000" w:rsidP="00000000" w:rsidRDefault="00000000" w:rsidRPr="00000000" w14:paraId="000000B6">
      <w:pPr>
        <w:numPr>
          <w:ilvl w:val="0"/>
          <w:numId w:val="8"/>
        </w:numPr>
        <w:spacing w:after="0" w:afterAutospacing="0" w:before="240" w:lineRule="auto"/>
        <w:ind w:left="720" w:hanging="360"/>
        <w:rPr>
          <w:shd w:fill="fff2cc" w:val="clear"/>
        </w:rPr>
      </w:pPr>
      <w:r w:rsidDel="00000000" w:rsidR="00000000" w:rsidRPr="00000000">
        <w:rPr>
          <w:shd w:fill="fff2cc" w:val="clear"/>
          <w:rtl w:val="0"/>
        </w:rPr>
        <w:t xml:space="preserve">Sensor Nav System™ that maps and plans the pool’s optimal cleaning path</w:t>
      </w:r>
    </w:p>
    <w:p w:rsidR="00000000" w:rsidDel="00000000" w:rsidP="00000000" w:rsidRDefault="00000000" w:rsidRPr="00000000" w14:paraId="000000B7">
      <w:pPr>
        <w:numPr>
          <w:ilvl w:val="0"/>
          <w:numId w:val="8"/>
        </w:numPr>
        <w:spacing w:after="0" w:afterAutospacing="0" w:before="0" w:beforeAutospacing="0" w:lineRule="auto"/>
        <w:ind w:left="720" w:hanging="360"/>
        <w:rPr>
          <w:shd w:fill="fff2cc" w:val="clear"/>
        </w:rPr>
      </w:pPr>
      <w:r w:rsidDel="00000000" w:rsidR="00000000" w:rsidRPr="00000000">
        <w:rPr>
          <w:shd w:fill="fff2cc" w:val="clear"/>
          <w:rtl w:val="0"/>
        </w:rPr>
        <w:t xml:space="preserve">Powerful cyclonic suction technology for consistent debris pickup</w:t>
      </w:r>
    </w:p>
    <w:p w:rsidR="00000000" w:rsidDel="00000000" w:rsidP="00000000" w:rsidRDefault="00000000" w:rsidRPr="00000000" w14:paraId="000000B8">
      <w:pPr>
        <w:numPr>
          <w:ilvl w:val="0"/>
          <w:numId w:val="8"/>
        </w:numPr>
        <w:spacing w:after="0" w:afterAutospacing="0" w:before="0" w:beforeAutospacing="0" w:lineRule="auto"/>
        <w:ind w:left="720" w:hanging="360"/>
        <w:rPr>
          <w:shd w:fill="fff2cc" w:val="clear"/>
        </w:rPr>
      </w:pPr>
      <w:r w:rsidDel="00000000" w:rsidR="00000000" w:rsidRPr="00000000">
        <w:rPr>
          <w:shd w:fill="fff2cc" w:val="clear"/>
          <w:rtl w:val="0"/>
        </w:rPr>
        <w:t xml:space="preserve">iAquaLink™ app control for scheduling, remote start/stop, and status updates</w:t>
      </w:r>
    </w:p>
    <w:p w:rsidR="00000000" w:rsidDel="00000000" w:rsidP="00000000" w:rsidRDefault="00000000" w:rsidRPr="00000000" w14:paraId="000000B9">
      <w:pPr>
        <w:numPr>
          <w:ilvl w:val="0"/>
          <w:numId w:val="8"/>
        </w:numPr>
        <w:spacing w:after="0" w:afterAutospacing="0" w:before="0" w:beforeAutospacing="0" w:lineRule="auto"/>
        <w:ind w:left="720" w:hanging="360"/>
        <w:rPr>
          <w:shd w:fill="fff2cc" w:val="clear"/>
        </w:rPr>
      </w:pPr>
      <w:r w:rsidDel="00000000" w:rsidR="00000000" w:rsidRPr="00000000">
        <w:rPr>
          <w:shd w:fill="fff2cc" w:val="clear"/>
          <w:rtl w:val="0"/>
        </w:rPr>
        <w:t xml:space="preserve">Lift System™ for lighter, easier removal from the pool</w:t>
      </w:r>
    </w:p>
    <w:p w:rsidR="00000000" w:rsidDel="00000000" w:rsidP="00000000" w:rsidRDefault="00000000" w:rsidRPr="00000000" w14:paraId="000000BA">
      <w:pPr>
        <w:numPr>
          <w:ilvl w:val="0"/>
          <w:numId w:val="8"/>
        </w:numPr>
        <w:spacing w:after="240" w:before="0" w:beforeAutospacing="0" w:lineRule="auto"/>
        <w:ind w:left="720" w:hanging="360"/>
        <w:rPr>
          <w:shd w:fill="fff2cc" w:val="clear"/>
        </w:rPr>
      </w:pPr>
      <w:r w:rsidDel="00000000" w:rsidR="00000000" w:rsidRPr="00000000">
        <w:rPr>
          <w:shd w:fill="fff2cc" w:val="clear"/>
          <w:rtl w:val="0"/>
        </w:rPr>
        <w:t xml:space="preserve">Compact 8 kg body with 150 W motor</w:t>
      </w:r>
      <w:r w:rsidDel="00000000" w:rsidR="00000000" w:rsidRPr="00000000">
        <w:rPr>
          <w:shd w:fill="fff2cc" w:val="clear"/>
          <w:rtl w:val="0"/>
        </w:rPr>
        <w:br w:type="textWrapping"/>
      </w:r>
    </w:p>
    <w:p w:rsidR="00000000" w:rsidDel="00000000" w:rsidP="00000000" w:rsidRDefault="00000000" w:rsidRPr="00000000" w14:paraId="000000BB">
      <w:pPr>
        <w:pStyle w:val="Heading4"/>
        <w:keepNext w:val="0"/>
        <w:keepLines w:val="0"/>
        <w:spacing w:after="40" w:before="240" w:lineRule="auto"/>
        <w:rPr>
          <w:color w:val="000000"/>
          <w:sz w:val="22"/>
          <w:szCs w:val="22"/>
          <w:shd w:fill="fff2cc" w:val="clear"/>
        </w:rPr>
      </w:pPr>
      <w:bookmarkStart w:colFirst="0" w:colLast="0" w:name="_g5cz187hh8ee" w:id="31"/>
      <w:bookmarkEnd w:id="31"/>
      <w:r w:rsidDel="00000000" w:rsidR="00000000" w:rsidRPr="00000000">
        <w:rPr>
          <w:color w:val="000000"/>
          <w:sz w:val="22"/>
          <w:szCs w:val="22"/>
          <w:shd w:fill="fff2cc" w:val="clear"/>
          <w:rtl w:val="0"/>
        </w:rPr>
        <w:t xml:space="preserve">H4: Price Range &amp; Warranty</w:t>
      </w:r>
    </w:p>
    <w:p w:rsidR="00000000" w:rsidDel="00000000" w:rsidP="00000000" w:rsidRDefault="00000000" w:rsidRPr="00000000" w14:paraId="000000BC">
      <w:pPr>
        <w:spacing w:after="240" w:before="240" w:lineRule="auto"/>
        <w:rPr>
          <w:shd w:fill="fff2cc" w:val="clear"/>
        </w:rPr>
      </w:pPr>
      <w:r w:rsidDel="00000000" w:rsidR="00000000" w:rsidRPr="00000000">
        <w:rPr>
          <w:shd w:fill="fff2cc" w:val="clear"/>
          <w:rtl w:val="0"/>
        </w:rPr>
        <w:t xml:space="preserve">Typically priced between R18,000 and R22,000 in South Africa. Comes with a standard 2-year warranty.</w:t>
      </w:r>
    </w:p>
    <w:p w:rsidR="00000000" w:rsidDel="00000000" w:rsidP="00000000" w:rsidRDefault="00000000" w:rsidRPr="00000000" w14:paraId="000000BD">
      <w:pPr>
        <w:pStyle w:val="Heading4"/>
        <w:keepNext w:val="0"/>
        <w:keepLines w:val="0"/>
        <w:spacing w:after="40" w:before="240" w:lineRule="auto"/>
        <w:rPr>
          <w:color w:val="000000"/>
          <w:sz w:val="22"/>
          <w:szCs w:val="22"/>
          <w:shd w:fill="fff2cc" w:val="clear"/>
        </w:rPr>
      </w:pPr>
      <w:bookmarkStart w:colFirst="0" w:colLast="0" w:name="_rdurs6xp8mea" w:id="32"/>
      <w:bookmarkEnd w:id="32"/>
      <w:r w:rsidDel="00000000" w:rsidR="00000000" w:rsidRPr="00000000">
        <w:rPr>
          <w:color w:val="000000"/>
          <w:sz w:val="22"/>
          <w:szCs w:val="22"/>
          <w:shd w:fill="fff2cc" w:val="clear"/>
          <w:rtl w:val="0"/>
        </w:rPr>
        <w:t xml:space="preserve">H4: Where to buy</w:t>
      </w:r>
    </w:p>
    <w:p w:rsidR="00000000" w:rsidDel="00000000" w:rsidP="00000000" w:rsidRDefault="00000000" w:rsidRPr="00000000" w14:paraId="000000BE">
      <w:pPr>
        <w:rPr>
          <w:shd w:fill="fff2cc" w:val="clear"/>
        </w:rPr>
      </w:pPr>
      <w:r w:rsidDel="00000000" w:rsidR="00000000" w:rsidRPr="00000000">
        <w:rPr>
          <w:rtl w:val="0"/>
        </w:rPr>
      </w:r>
    </w:p>
    <w:p w:rsidR="00000000" w:rsidDel="00000000" w:rsidP="00000000" w:rsidRDefault="00000000" w:rsidRPr="00000000" w14:paraId="000000BF">
      <w:pPr>
        <w:rPr>
          <w:shd w:fill="fff2cc" w:val="clear"/>
        </w:rPr>
      </w:pPr>
      <w:r w:rsidDel="00000000" w:rsidR="00000000" w:rsidRPr="00000000">
        <w:rPr>
          <w:shd w:fill="fff2cc" w:val="clear"/>
          <w:rtl w:val="0"/>
        </w:rPr>
        <w:t xml:space="preserve">Available from </w:t>
      </w:r>
      <w:hyperlink r:id="rId31">
        <w:r w:rsidDel="00000000" w:rsidR="00000000" w:rsidRPr="00000000">
          <w:rPr>
            <w:color w:val="1155cc"/>
            <w:u w:val="single"/>
            <w:shd w:fill="fff2cc" w:val="clear"/>
            <w:rtl w:val="0"/>
          </w:rPr>
          <w:t xml:space="preserve">Zodiac</w:t>
        </w:r>
      </w:hyperlink>
      <w:r w:rsidDel="00000000" w:rsidR="00000000" w:rsidRPr="00000000">
        <w:rPr>
          <w:shd w:fill="fff2cc" w:val="clear"/>
          <w:rtl w:val="0"/>
        </w:rPr>
        <w:t xml:space="preserve">, </w:t>
      </w:r>
      <w:hyperlink r:id="rId32">
        <w:r w:rsidDel="00000000" w:rsidR="00000000" w:rsidRPr="00000000">
          <w:rPr>
            <w:color w:val="1155cc"/>
            <w:u w:val="single"/>
            <w:shd w:fill="fff2cc" w:val="clear"/>
            <w:rtl w:val="0"/>
          </w:rPr>
          <w:t xml:space="preserve">Leroy Merlin</w:t>
        </w:r>
      </w:hyperlink>
      <w:r w:rsidDel="00000000" w:rsidR="00000000" w:rsidRPr="00000000">
        <w:rPr>
          <w:shd w:fill="fff2cc" w:val="clear"/>
          <w:rtl w:val="0"/>
        </w:rPr>
        <w:t xml:space="preserve">, AC Direct, Online Pool Store, and other stockists. </w:t>
      </w:r>
    </w:p>
    <w:p w:rsidR="00000000" w:rsidDel="00000000" w:rsidP="00000000" w:rsidRDefault="00000000" w:rsidRPr="00000000" w14:paraId="000000C0">
      <w:pPr>
        <w:rPr>
          <w:sz w:val="18"/>
          <w:szCs w:val="18"/>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sz w:val="18"/>
                <w:szCs w:val="18"/>
              </w:rPr>
            </w:pPr>
            <w:ins w:author="Stuart Marsden" w:id="6" w:date="2025-10-08T10:13:09Z">
              <w:r w:rsidDel="00000000" w:rsidR="00000000" w:rsidRPr="00000000">
                <w:rPr>
                  <w:sz w:val="18"/>
                  <w:szCs w:val="18"/>
                </w:rPr>
                <w:drawing>
                  <wp:inline distB="114300" distT="114300" distL="114300" distR="114300">
                    <wp:extent cx="5810250" cy="2324100"/>
                    <wp:effectExtent b="0" l="0" r="0" t="0"/>
                    <wp:docPr id="11" name="image10.jpg"/>
                    <a:graphic>
                      <a:graphicData uri="http://schemas.openxmlformats.org/drawingml/2006/picture">
                        <pic:pic>
                          <pic:nvPicPr>
                            <pic:cNvPr id="0" name="image10.jpg"/>
                            <pic:cNvPicPr preferRelativeResize="0"/>
                          </pic:nvPicPr>
                          <pic:blipFill>
                            <a:blip r:embed="rId33"/>
                            <a:srcRect b="0" l="0" r="0" t="0"/>
                            <a:stretch>
                              <a:fillRect/>
                            </a:stretch>
                          </pic:blipFill>
                          <pic:spPr>
                            <a:xfrm>
                              <a:off x="0" y="0"/>
                              <a:ext cx="5810250" cy="2324100"/>
                            </a:xfrm>
                            <a:prstGeom prst="rect"/>
                            <a:ln/>
                          </pic:spPr>
                        </pic:pic>
                      </a:graphicData>
                    </a:graphic>
                  </wp:inline>
                </w:drawing>
              </w:r>
            </w:ins>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del w:author="Stuart Marsden" w:id="7" w:date="2025-10-08T06:53:56Z"/>
          <w:shd w:fill="auto" w:val="clear"/>
        </w:rPr>
      </w:pPr>
      <w:del w:author="Stuart Marsden" w:id="7" w:date="2025-10-08T06:53:56Z">
        <w:bookmarkStart w:colFirst="0" w:colLast="0" w:name="_i0cl2qevy495" w:id="33"/>
        <w:bookmarkEnd w:id="33"/>
        <w:commentRangeStart w:id="9"/>
        <w:r w:rsidDel="00000000" w:rsidR="00000000" w:rsidRPr="00000000">
          <w:rPr>
            <w:shd w:fill="auto" w:val="clear"/>
            <w:rtl w:val="0"/>
          </w:rPr>
          <w:delText xml:space="preserve">H3: 6. Dolphin S100 – Reliable entry-level robotic cleaner for smaller pools</w:delText>
        </w:r>
        <w:commentRangeEnd w:id="9"/>
        <w:r w:rsidDel="00000000" w:rsidR="00000000" w:rsidRPr="00000000">
          <w:commentReference w:id="9"/>
        </w:r>
        <w:r w:rsidDel="00000000" w:rsidR="00000000" w:rsidRPr="00000000">
          <w:rPr>
            <w:rtl w:val="0"/>
          </w:rPr>
        </w:r>
      </w:del>
    </w:p>
    <w:p w:rsidR="00000000" w:rsidDel="00000000" w:rsidP="00000000" w:rsidRDefault="00000000" w:rsidRPr="00000000" w14:paraId="000000C4">
      <w:pPr>
        <w:spacing w:after="240" w:before="240" w:lineRule="auto"/>
        <w:rPr>
          <w:del w:author="Stuart Marsden" w:id="7" w:date="2025-10-08T06:53:56Z"/>
        </w:rPr>
      </w:pPr>
      <w:del w:author="Stuart Marsden" w:id="7" w:date="2025-10-08T06:53:56Z">
        <w:r w:rsidDel="00000000" w:rsidR="00000000" w:rsidRPr="00000000">
          <w:rPr>
            <w:rtl w:val="0"/>
          </w:rPr>
          <w:delText xml:space="preserve">The Dolphin S100 is a compact, plug-and-play entry-level robotic pool cleaner that provides reliable floor and wall cleaning for small to medium residential pools.</w:delText>
        </w:r>
      </w:del>
    </w:p>
    <w:p w:rsidR="00000000" w:rsidDel="00000000" w:rsidP="00000000" w:rsidRDefault="00000000" w:rsidRPr="00000000" w14:paraId="000000C5">
      <w:pPr>
        <w:pStyle w:val="Heading4"/>
        <w:keepNext w:val="0"/>
        <w:keepLines w:val="0"/>
        <w:spacing w:after="40" w:before="240" w:lineRule="auto"/>
        <w:rPr>
          <w:del w:author="Stuart Marsden" w:id="7" w:date="2025-10-08T06:53:56Z"/>
          <w:color w:val="000000"/>
          <w:sz w:val="22"/>
          <w:szCs w:val="22"/>
        </w:rPr>
      </w:pPr>
      <w:del w:author="Stuart Marsden" w:id="7" w:date="2025-10-08T06:53:56Z">
        <w:bookmarkStart w:colFirst="0" w:colLast="0" w:name="_ht7xrnu1k95" w:id="34"/>
        <w:bookmarkEnd w:id="34"/>
        <w:r w:rsidDel="00000000" w:rsidR="00000000" w:rsidRPr="00000000">
          <w:rPr>
            <w:color w:val="000000"/>
            <w:sz w:val="22"/>
            <w:szCs w:val="22"/>
            <w:rtl w:val="0"/>
          </w:rPr>
          <w:delText xml:space="preserve">H4: Coverage and Pool Compatibility</w:delText>
        </w:r>
      </w:del>
    </w:p>
    <w:p w:rsidR="00000000" w:rsidDel="00000000" w:rsidP="00000000" w:rsidRDefault="00000000" w:rsidRPr="00000000" w14:paraId="000000C6">
      <w:pPr>
        <w:spacing w:after="240" w:before="240" w:lineRule="auto"/>
        <w:rPr>
          <w:del w:author="Stuart Marsden" w:id="7" w:date="2025-10-08T06:53:56Z"/>
        </w:rPr>
      </w:pPr>
      <w:del w:author="Stuart Marsden" w:id="7" w:date="2025-10-08T06:53:56Z">
        <w:r w:rsidDel="00000000" w:rsidR="00000000" w:rsidRPr="00000000">
          <w:rPr>
            <w:rtl w:val="0"/>
          </w:rPr>
          <w:delText xml:space="preserve">This robotic pool cleaner is designed to clean the pool</w:delText>
        </w:r>
        <w:r w:rsidDel="00000000" w:rsidR="00000000" w:rsidRPr="00000000">
          <w:rPr>
            <w:rtl w:val="0"/>
          </w:rPr>
          <w:delText xml:space="preserve"> floor and lower walls (not the pool’s waterline). It is ideal for in-ground pools with a length of up to 7m and compatible with most pool surfaces, including fibreglass, marbelite and vinyl. Its cable length is 15m.</w:delText>
        </w:r>
      </w:del>
    </w:p>
    <w:p w:rsidR="00000000" w:rsidDel="00000000" w:rsidP="00000000" w:rsidRDefault="00000000" w:rsidRPr="00000000" w14:paraId="000000C7">
      <w:pPr>
        <w:pStyle w:val="Heading4"/>
        <w:keepNext w:val="0"/>
        <w:keepLines w:val="0"/>
        <w:spacing w:after="40" w:before="240" w:lineRule="auto"/>
        <w:rPr>
          <w:del w:author="Stuart Marsden" w:id="7" w:date="2025-10-08T06:53:56Z"/>
          <w:color w:val="000000"/>
          <w:sz w:val="22"/>
          <w:szCs w:val="22"/>
        </w:rPr>
      </w:pPr>
      <w:del w:author="Stuart Marsden" w:id="7" w:date="2025-10-08T06:53:56Z">
        <w:bookmarkStart w:colFirst="0" w:colLast="0" w:name="_ryk99purr5g" w:id="35"/>
        <w:bookmarkEnd w:id="35"/>
        <w:r w:rsidDel="00000000" w:rsidR="00000000" w:rsidRPr="00000000">
          <w:rPr>
            <w:color w:val="000000"/>
            <w:sz w:val="22"/>
            <w:szCs w:val="22"/>
            <w:rtl w:val="0"/>
          </w:rPr>
          <w:delText xml:space="preserve">H4: Filtration and Debris Handling</w:delText>
        </w:r>
      </w:del>
    </w:p>
    <w:p w:rsidR="00000000" w:rsidDel="00000000" w:rsidP="00000000" w:rsidRDefault="00000000" w:rsidRPr="00000000" w14:paraId="000000C8">
      <w:pPr>
        <w:spacing w:after="240" w:before="240" w:lineRule="auto"/>
        <w:rPr>
          <w:del w:author="Stuart Marsden" w:id="7" w:date="2025-10-08T06:53:56Z"/>
        </w:rPr>
      </w:pPr>
      <w:del w:author="Stuart Marsden" w:id="7" w:date="2025-10-08T06:53:56Z">
        <w:r w:rsidDel="00000000" w:rsidR="00000000" w:rsidRPr="00000000">
          <w:rPr>
            <w:rtl w:val="0"/>
          </w:rPr>
          <w:delText xml:space="preserve">The t</w:delText>
        </w:r>
        <w:r w:rsidDel="00000000" w:rsidR="00000000" w:rsidRPr="00000000">
          <w:rPr>
            <w:rtl w:val="0"/>
          </w:rPr>
          <w:delText xml:space="preserve">op-load filter basket captures fine and coarse debris. Easy to access and rinse after each cleaning cycle.</w:delText>
        </w:r>
      </w:del>
    </w:p>
    <w:p w:rsidR="00000000" w:rsidDel="00000000" w:rsidP="00000000" w:rsidRDefault="00000000" w:rsidRPr="00000000" w14:paraId="000000C9">
      <w:pPr>
        <w:pStyle w:val="Heading4"/>
        <w:keepNext w:val="0"/>
        <w:keepLines w:val="0"/>
        <w:spacing w:after="40" w:before="240" w:lineRule="auto"/>
        <w:rPr>
          <w:del w:author="Stuart Marsden" w:id="7" w:date="2025-10-08T06:53:56Z"/>
          <w:strike w:val="1"/>
        </w:rPr>
      </w:pPr>
      <w:del w:author="Stuart Marsden" w:id="7" w:date="2025-10-08T06:53:56Z">
        <w:bookmarkStart w:colFirst="0" w:colLast="0" w:name="_afefqey4m5vq" w:id="36"/>
        <w:bookmarkEnd w:id="36"/>
        <w:r w:rsidDel="00000000" w:rsidR="00000000" w:rsidRPr="00000000">
          <w:rPr>
            <w:color w:val="000000"/>
            <w:sz w:val="22"/>
            <w:szCs w:val="22"/>
            <w:rtl w:val="0"/>
          </w:rPr>
          <w:delText xml:space="preserve">H4: Key Features and Functionality</w:delText>
        </w:r>
        <w:r w:rsidDel="00000000" w:rsidR="00000000" w:rsidRPr="00000000">
          <w:rPr>
            <w:rtl w:val="0"/>
          </w:rPr>
        </w:r>
      </w:del>
    </w:p>
    <w:p w:rsidR="00000000" w:rsidDel="00000000" w:rsidP="00000000" w:rsidRDefault="00000000" w:rsidRPr="00000000" w14:paraId="000000CA">
      <w:pPr>
        <w:numPr>
          <w:ilvl w:val="0"/>
          <w:numId w:val="13"/>
        </w:numPr>
        <w:spacing w:after="0" w:afterAutospacing="0" w:before="240" w:lineRule="auto"/>
        <w:ind w:left="720" w:hanging="360"/>
        <w:rPr>
          <w:del w:author="Stuart Marsden" w:id="7" w:date="2025-10-08T06:53:56Z"/>
        </w:rPr>
      </w:pPr>
      <w:del w:author="Stuart Marsden" w:id="7" w:date="2025-10-08T06:53:56Z">
        <w:r w:rsidDel="00000000" w:rsidR="00000000" w:rsidRPr="00000000">
          <w:rPr>
            <w:rtl w:val="0"/>
          </w:rPr>
          <w:delText xml:space="preserve">CleverClean™ navigation for systematic coverage</w:delText>
        </w:r>
      </w:del>
    </w:p>
    <w:p w:rsidR="00000000" w:rsidDel="00000000" w:rsidP="00000000" w:rsidRDefault="00000000" w:rsidRPr="00000000" w14:paraId="000000CB">
      <w:pPr>
        <w:numPr>
          <w:ilvl w:val="0"/>
          <w:numId w:val="13"/>
        </w:numPr>
        <w:spacing w:after="0" w:afterAutospacing="0" w:before="0" w:beforeAutospacing="0" w:lineRule="auto"/>
        <w:ind w:left="720" w:hanging="360"/>
        <w:rPr>
          <w:del w:author="Stuart Marsden" w:id="7" w:date="2025-10-08T06:53:56Z"/>
        </w:rPr>
      </w:pPr>
      <w:del w:author="Stuart Marsden" w:id="7" w:date="2025-10-08T06:53:56Z">
        <w:r w:rsidDel="00000000" w:rsidR="00000000" w:rsidRPr="00000000">
          <w:rPr>
            <w:rtl w:val="0"/>
          </w:rPr>
          <w:delText xml:space="preserve">All-terrain brush for scrubbing away stubborn dirt and algae</w:delText>
        </w:r>
      </w:del>
    </w:p>
    <w:p w:rsidR="00000000" w:rsidDel="00000000" w:rsidP="00000000" w:rsidRDefault="00000000" w:rsidRPr="00000000" w14:paraId="000000CC">
      <w:pPr>
        <w:numPr>
          <w:ilvl w:val="0"/>
          <w:numId w:val="13"/>
        </w:numPr>
        <w:spacing w:after="0" w:afterAutospacing="0" w:before="0" w:beforeAutospacing="0" w:lineRule="auto"/>
        <w:ind w:left="720" w:hanging="360"/>
        <w:rPr>
          <w:del w:author="Stuart Marsden" w:id="7" w:date="2025-10-08T06:53:56Z"/>
        </w:rPr>
      </w:pPr>
      <w:del w:author="Stuart Marsden" w:id="7" w:date="2025-10-08T06:53:56Z">
        <w:r w:rsidDel="00000000" w:rsidR="00000000" w:rsidRPr="00000000">
          <w:rPr>
            <w:rtl w:val="0"/>
          </w:rPr>
          <w:delText xml:space="preserve">Lightweight and easy to handle</w:delText>
        </w:r>
      </w:del>
    </w:p>
    <w:p w:rsidR="00000000" w:rsidDel="00000000" w:rsidP="00000000" w:rsidRDefault="00000000" w:rsidRPr="00000000" w14:paraId="000000CD">
      <w:pPr>
        <w:numPr>
          <w:ilvl w:val="0"/>
          <w:numId w:val="13"/>
        </w:numPr>
        <w:spacing w:after="0" w:afterAutospacing="0" w:before="0" w:beforeAutospacing="0" w:lineRule="auto"/>
        <w:ind w:left="720" w:hanging="360"/>
        <w:rPr>
          <w:del w:author="Stuart Marsden" w:id="7" w:date="2025-10-08T06:53:56Z"/>
        </w:rPr>
      </w:pPr>
      <w:del w:author="Stuart Marsden" w:id="7" w:date="2025-10-08T06:53:56Z">
        <w:r w:rsidDel="00000000" w:rsidR="00000000" w:rsidRPr="00000000">
          <w:rPr>
            <w:rtl w:val="0"/>
          </w:rPr>
          <w:delText xml:space="preserve">Energy-efficient 2-hour cleaning cycle</w:delText>
        </w:r>
      </w:del>
    </w:p>
    <w:p w:rsidR="00000000" w:rsidDel="00000000" w:rsidP="00000000" w:rsidRDefault="00000000" w:rsidRPr="00000000" w14:paraId="000000CE">
      <w:pPr>
        <w:numPr>
          <w:ilvl w:val="0"/>
          <w:numId w:val="13"/>
        </w:numPr>
        <w:spacing w:after="240" w:before="0" w:beforeAutospacing="0" w:lineRule="auto"/>
        <w:ind w:left="720" w:hanging="360"/>
        <w:rPr>
          <w:del w:author="Stuart Marsden" w:id="7" w:date="2025-10-08T06:53:56Z"/>
        </w:rPr>
      </w:pPr>
      <w:del w:author="Stuart Marsden" w:id="7" w:date="2025-10-08T06:53:56Z">
        <w:r w:rsidDel="00000000" w:rsidR="00000000" w:rsidRPr="00000000">
          <w:rPr>
            <w:rtl w:val="0"/>
          </w:rPr>
          <w:delText xml:space="preserve">No app control—just plug in and go</w:delText>
        </w:r>
      </w:del>
    </w:p>
    <w:p w:rsidR="00000000" w:rsidDel="00000000" w:rsidP="00000000" w:rsidRDefault="00000000" w:rsidRPr="00000000" w14:paraId="000000CF">
      <w:pPr>
        <w:pStyle w:val="Heading4"/>
        <w:keepNext w:val="0"/>
        <w:keepLines w:val="0"/>
        <w:spacing w:after="40" w:before="240" w:lineRule="auto"/>
        <w:rPr>
          <w:del w:author="Stuart Marsden" w:id="7" w:date="2025-10-08T06:53:56Z"/>
          <w:color w:val="000000"/>
          <w:sz w:val="22"/>
          <w:szCs w:val="22"/>
        </w:rPr>
      </w:pPr>
      <w:del w:author="Stuart Marsden" w:id="7" w:date="2025-10-08T06:53:56Z">
        <w:bookmarkStart w:colFirst="0" w:colLast="0" w:name="_c6zcxa8u985x" w:id="37"/>
        <w:bookmarkEnd w:id="37"/>
        <w:r w:rsidDel="00000000" w:rsidR="00000000" w:rsidRPr="00000000">
          <w:rPr>
            <w:color w:val="000000"/>
            <w:sz w:val="22"/>
            <w:szCs w:val="22"/>
            <w:rtl w:val="0"/>
          </w:rPr>
          <w:delText xml:space="preserve">H4: Price Range &amp; Warranty</w:delText>
        </w:r>
      </w:del>
    </w:p>
    <w:p w:rsidR="00000000" w:rsidDel="00000000" w:rsidP="00000000" w:rsidRDefault="00000000" w:rsidRPr="00000000" w14:paraId="000000D0">
      <w:pPr>
        <w:spacing w:after="240" w:before="240" w:lineRule="auto"/>
        <w:rPr>
          <w:del w:author="Stuart Marsden" w:id="7" w:date="2025-10-08T06:53:56Z"/>
        </w:rPr>
      </w:pPr>
      <w:del w:author="Stuart Marsden" w:id="7" w:date="2025-10-08T06:53:56Z">
        <w:r w:rsidDel="00000000" w:rsidR="00000000" w:rsidRPr="00000000">
          <w:rPr>
            <w:rtl w:val="0"/>
          </w:rPr>
          <w:delText xml:space="preserve">Usually priced between R13,000 and R15,000 in South Africa, and includes a 2-year limited warranty for peace of mind.</w:delText>
        </w:r>
      </w:del>
    </w:p>
    <w:p w:rsidR="00000000" w:rsidDel="00000000" w:rsidP="00000000" w:rsidRDefault="00000000" w:rsidRPr="00000000" w14:paraId="000000D1">
      <w:pPr>
        <w:pStyle w:val="Heading4"/>
        <w:keepNext w:val="0"/>
        <w:keepLines w:val="0"/>
        <w:spacing w:after="40" w:before="240" w:lineRule="auto"/>
        <w:rPr>
          <w:del w:author="Stuart Marsden" w:id="7" w:date="2025-10-08T06:53:56Z"/>
          <w:color w:val="000000"/>
          <w:sz w:val="22"/>
          <w:szCs w:val="22"/>
        </w:rPr>
      </w:pPr>
      <w:del w:author="Stuart Marsden" w:id="7" w:date="2025-10-08T06:53:56Z">
        <w:bookmarkStart w:colFirst="0" w:colLast="0" w:name="_huadzero8bk6" w:id="38"/>
        <w:bookmarkEnd w:id="38"/>
        <w:r w:rsidDel="00000000" w:rsidR="00000000" w:rsidRPr="00000000">
          <w:rPr>
            <w:color w:val="000000"/>
            <w:sz w:val="22"/>
            <w:szCs w:val="22"/>
            <w:rtl w:val="0"/>
          </w:rPr>
          <w:delText xml:space="preserve">H4: Where to buy</w:delText>
        </w:r>
      </w:del>
    </w:p>
    <w:p w:rsidR="00000000" w:rsidDel="00000000" w:rsidP="00000000" w:rsidRDefault="00000000" w:rsidRPr="00000000" w14:paraId="000000D2">
      <w:pPr>
        <w:rPr>
          <w:del w:author="Stuart Marsden" w:id="7" w:date="2025-10-08T06:53:56Z"/>
        </w:rPr>
      </w:pPr>
      <w:del w:author="Stuart Marsden" w:id="7" w:date="2025-10-08T06:53:56Z">
        <w:r w:rsidDel="00000000" w:rsidR="00000000" w:rsidRPr="00000000">
          <w:rPr>
            <w:rtl w:val="0"/>
          </w:rPr>
        </w:r>
      </w:del>
    </w:p>
    <w:p w:rsidR="00000000" w:rsidDel="00000000" w:rsidP="00000000" w:rsidRDefault="00000000" w:rsidRPr="00000000" w14:paraId="000000D3">
      <w:pPr>
        <w:rPr>
          <w:del w:author="Stuart Marsden" w:id="7" w:date="2025-10-08T06:53:56Z"/>
        </w:rPr>
      </w:pPr>
      <w:del w:author="Stuart Marsden" w:id="7" w:date="2025-10-08T06:53:56Z">
        <w:r w:rsidDel="00000000" w:rsidR="00000000" w:rsidRPr="00000000">
          <w:rPr>
            <w:rtl w:val="0"/>
          </w:rPr>
          <w:delText xml:space="preserve">The Dolphin S100 is available for purchase via retailers including MyDolphin, Online Pool Store, </w:delText>
        </w:r>
        <w:r w:rsidDel="00000000" w:rsidR="00000000" w:rsidRPr="00000000">
          <w:fldChar w:fldCharType="begin"/>
        </w:r>
        <w:r w:rsidDel="00000000" w:rsidR="00000000" w:rsidRPr="00000000">
          <w:delInstrText xml:space="preserve">HYPERLINK "https://thepoolteam.co.za/dolphin-robotic-pool-cleaner-s100-99996151?srsltid=AfmBOorN6QSiFyqAOPJYiopTvpOdK7n6uDwwazn6C_NYtlVW2NigJ18E"</w:delInstrText>
        </w:r>
        <w:r w:rsidDel="00000000" w:rsidR="00000000" w:rsidRPr="00000000">
          <w:fldChar w:fldCharType="separate"/>
        </w:r>
        <w:r w:rsidDel="00000000" w:rsidR="00000000" w:rsidRPr="00000000">
          <w:rPr>
            <w:color w:val="1155cc"/>
            <w:u w:val="single"/>
            <w:rtl w:val="0"/>
          </w:rPr>
          <w:delText xml:space="preserve">The Pool Team</w:delText>
        </w:r>
        <w:r w:rsidDel="00000000" w:rsidR="00000000" w:rsidRPr="00000000">
          <w:fldChar w:fldCharType="end"/>
        </w:r>
        <w:r w:rsidDel="00000000" w:rsidR="00000000" w:rsidRPr="00000000">
          <w:rPr>
            <w:rtl w:val="0"/>
          </w:rPr>
          <w:delText xml:space="preserve"> and Pumps Africa &amp; Tools. </w:delText>
        </w:r>
        <w:r w:rsidDel="00000000" w:rsidR="00000000" w:rsidRPr="00000000">
          <w:rPr>
            <w:rtl w:val="0"/>
          </w:rPr>
        </w:r>
      </w:del>
    </w:p>
    <w:p w:rsidR="00000000" w:rsidDel="00000000" w:rsidP="00000000" w:rsidRDefault="00000000" w:rsidRPr="00000000" w14:paraId="000000D4">
      <w:pPr>
        <w:rPr>
          <w:del w:author="Stuart Marsden" w:id="7" w:date="2025-10-08T06:53:56Z"/>
          <w:sz w:val="18"/>
          <w:szCs w:val="18"/>
        </w:rPr>
      </w:pPr>
      <w:del w:author="Stuart Marsden" w:id="7" w:date="2025-10-08T06:53:56Z">
        <w:r w:rsidDel="00000000" w:rsidR="00000000" w:rsidRPr="00000000">
          <w:rPr>
            <w:rtl w:val="0"/>
          </w:rPr>
        </w:r>
      </w:del>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del w:author="Stuart Marsden" w:id="7" w:date="2025-10-08T06:53:56Z"/>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del w:author="Stuart Marsden" w:id="7" w:date="2025-10-08T06:53:56Z"/>
                <w:sz w:val="18"/>
                <w:szCs w:val="18"/>
              </w:rPr>
            </w:pPr>
            <w:del w:author="Stuart Marsden" w:id="7" w:date="2025-10-08T06:53:56Z">
              <w:r w:rsidDel="00000000" w:rsidR="00000000" w:rsidRPr="00000000">
                <w:rPr>
                  <w:sz w:val="18"/>
                  <w:szCs w:val="18"/>
                </w:rPr>
                <w:drawing>
                  <wp:inline distB="114300" distT="114300" distL="114300" distR="114300">
                    <wp:extent cx="5810250" cy="2324100"/>
                    <wp:effectExtent b="0" l="0" r="0" t="0"/>
                    <wp:docPr id="10" name="image3.jpg"/>
                    <a:graphic>
                      <a:graphicData uri="http://schemas.openxmlformats.org/drawingml/2006/picture">
                        <pic:pic>
                          <pic:nvPicPr>
                            <pic:cNvPr id="0" name="image3.jpg"/>
                            <pic:cNvPicPr preferRelativeResize="0"/>
                          </pic:nvPicPr>
                          <pic:blipFill>
                            <a:blip r:embed="rId34"/>
                            <a:srcRect b="0" l="0" r="0" t="0"/>
                            <a:stretch>
                              <a:fillRect/>
                            </a:stretch>
                          </pic:blipFill>
                          <pic:spPr>
                            <a:xfrm>
                              <a:off x="0" y="0"/>
                              <a:ext cx="5810250" cy="2324100"/>
                            </a:xfrm>
                            <a:prstGeom prst="rect"/>
                            <a:ln/>
                          </pic:spPr>
                        </pic:pic>
                      </a:graphicData>
                    </a:graphic>
                  </wp:inline>
                </w:drawing>
              </w:r>
              <w:r w:rsidDel="00000000" w:rsidR="00000000" w:rsidRPr="00000000">
                <w:rPr>
                  <w:rtl w:val="0"/>
                </w:rPr>
              </w:r>
            </w:del>
          </w:p>
        </w:tc>
      </w:tr>
    </w:tbl>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rPr>
          <w:i w:val="1"/>
          <w:iCs w:val="1"/>
          <w:sz w:val="18"/>
          <w:szCs w:val="18"/>
        </w:rPr>
      </w:pPr>
      <w:r w:rsidDel="00000000" w:rsidR="00000000" w:rsidRPr="00000000">
        <w:rPr>
          <w:i w:val="1"/>
          <w:iCs w:val="1"/>
          <w:sz w:val="18"/>
          <w:szCs w:val="18"/>
          <w:rtl w:val="0"/>
        </w:rPr>
        <w:t xml:space="preserve">Category 2</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rPr/>
      </w:pPr>
      <w:bookmarkStart w:colFirst="0" w:colLast="0" w:name="_1v9s1nbfgmih" w:id="39"/>
      <w:bookmarkEnd w:id="39"/>
      <w:r w:rsidDel="00000000" w:rsidR="00000000" w:rsidRPr="00000000">
        <w:rPr>
          <w:rtl w:val="0"/>
        </w:rPr>
        <w:t xml:space="preserve">H2: Best Suction Pool Cleaners in South Africa</w:t>
      </w:r>
      <w:r w:rsidDel="00000000" w:rsidR="00000000" w:rsidRPr="00000000">
        <w:rPr>
          <w:rtl w:val="0"/>
        </w:rPr>
      </w:r>
    </w:p>
    <w:p w:rsidR="00000000" w:rsidDel="00000000" w:rsidP="00000000" w:rsidRDefault="00000000" w:rsidRPr="00000000" w14:paraId="000000D9">
      <w:pPr>
        <w:rPr/>
      </w:pPr>
      <w:hyperlink r:id="rId35">
        <w:r w:rsidDel="00000000" w:rsidR="00000000" w:rsidRPr="00000000">
          <w:rPr>
            <w:color w:val="1155cc"/>
            <w:u w:val="single"/>
            <w:rtl w:val="0"/>
          </w:rPr>
          <w:t xml:space="preserve">Suction-side pool cleaners</w:t>
        </w:r>
      </w:hyperlink>
      <w:r w:rsidDel="00000000" w:rsidR="00000000" w:rsidRPr="00000000">
        <w:rPr>
          <w:rtl w:val="0"/>
        </w:rPr>
        <w:t xml:space="preserve"> are a popular and cost-effective solution for keeping your pool clean using your existing pump and filtration system.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They’re easy to install, require minimal maintenance, and come in various designs to suit different pool shapes and surfaces.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In this section, we’ve rounded up some of the best suction pool cleaners available in South Africa—from reliable entry-level models to advanced options with geared navigation for improved wall coverage.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If you’re looking for an affordable and easy way to automate your pool cleaning, these top suction swimming pool cleaners are a great choice.</w:t>
      </w:r>
      <w:r w:rsidDel="00000000" w:rsidR="00000000" w:rsidRPr="00000000">
        <w:rPr>
          <w:rtl w:val="0"/>
        </w:rPr>
      </w:r>
    </w:p>
    <w:p w:rsidR="00000000" w:rsidDel="00000000" w:rsidP="00000000" w:rsidRDefault="00000000" w:rsidRPr="00000000" w14:paraId="000000E0">
      <w:pPr>
        <w:rPr>
          <w:b w:val="1"/>
          <w:bCs w:val="1"/>
          <w:highlight w:val="cyan"/>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rPr>
          <w:sz w:val="20"/>
          <w:szCs w:val="20"/>
        </w:rPr>
      </w:pPr>
      <w:r w:rsidDel="00000000" w:rsidR="00000000" w:rsidRPr="00000000">
        <w:rPr>
          <w:i w:val="1"/>
          <w:iCs w:val="1"/>
          <w:sz w:val="18"/>
          <w:szCs w:val="18"/>
          <w:rtl w:val="0"/>
        </w:rPr>
        <w:t xml:space="preserve">Linkreators 6-10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rPr>
          <w:shd w:fill="auto" w:val="clear"/>
        </w:rPr>
      </w:pPr>
      <w:bookmarkStart w:colFirst="0" w:colLast="0" w:name="_s7586w4n73eq" w:id="40"/>
      <w:bookmarkEnd w:id="40"/>
      <w:r w:rsidDel="00000000" w:rsidR="00000000" w:rsidRPr="00000000">
        <w:rPr>
          <w:shd w:fill="auto" w:val="clear"/>
          <w:rtl w:val="0"/>
        </w:rPr>
        <w:t xml:space="preserve">H3: 6. Baracuda Ranger – Simple, affordable suction cleaner for everyday use</w:t>
      </w:r>
    </w:p>
    <w:p w:rsidR="00000000" w:rsidDel="00000000" w:rsidP="00000000" w:rsidRDefault="00000000" w:rsidRPr="00000000" w14:paraId="000000E4">
      <w:pPr>
        <w:spacing w:after="240" w:before="240" w:lineRule="auto"/>
        <w:rPr/>
      </w:pPr>
      <w:r w:rsidDel="00000000" w:rsidR="00000000" w:rsidRPr="00000000">
        <w:rPr>
          <w:rtl w:val="0"/>
        </w:rPr>
        <w:t xml:space="preserve">The Baracuda Ranger is a </w:t>
      </w:r>
      <w:r w:rsidDel="00000000" w:rsidR="00000000" w:rsidRPr="00000000">
        <w:rPr>
          <w:rtl w:val="0"/>
        </w:rPr>
        <w:t xml:space="preserve">pool cleaner that is easy to install and designed for reliable day-to-day floor cleaning in small to medium-sized residential pools.</w:t>
      </w:r>
    </w:p>
    <w:p w:rsidR="00000000" w:rsidDel="00000000" w:rsidP="00000000" w:rsidRDefault="00000000" w:rsidRPr="00000000" w14:paraId="000000E5">
      <w:pPr>
        <w:pStyle w:val="Heading4"/>
        <w:keepNext w:val="0"/>
        <w:keepLines w:val="0"/>
        <w:spacing w:after="40" w:before="240" w:lineRule="auto"/>
        <w:rPr>
          <w:color w:val="000000"/>
          <w:sz w:val="22"/>
          <w:szCs w:val="22"/>
        </w:rPr>
      </w:pPr>
      <w:bookmarkStart w:colFirst="0" w:colLast="0" w:name="_is9an9fdlslp" w:id="41"/>
      <w:bookmarkEnd w:id="41"/>
      <w:r w:rsidDel="00000000" w:rsidR="00000000" w:rsidRPr="00000000">
        <w:rPr>
          <w:color w:val="000000"/>
          <w:sz w:val="22"/>
          <w:szCs w:val="22"/>
          <w:rtl w:val="0"/>
        </w:rPr>
        <w:t xml:space="preserve">H4: Coverage and Pool Compatibility</w:t>
      </w:r>
    </w:p>
    <w:p w:rsidR="00000000" w:rsidDel="00000000" w:rsidP="00000000" w:rsidRDefault="00000000" w:rsidRPr="00000000" w14:paraId="000000E6">
      <w:pPr>
        <w:spacing w:after="240" w:before="240" w:lineRule="auto"/>
        <w:rPr/>
      </w:pPr>
      <w:r w:rsidDel="00000000" w:rsidR="00000000" w:rsidRPr="00000000">
        <w:rPr>
          <w:rtl w:val="0"/>
        </w:rPr>
        <w:t xml:space="preserve">This suction pool cleaner is designed to clean pool floors only. It is suitable for in-ground and above-ground pools up to 9 × 5 m with flat or gently sloped floors.</w:t>
      </w:r>
    </w:p>
    <w:p w:rsidR="00000000" w:rsidDel="00000000" w:rsidP="00000000" w:rsidRDefault="00000000" w:rsidRPr="00000000" w14:paraId="000000E7">
      <w:pPr>
        <w:pStyle w:val="Heading4"/>
        <w:keepNext w:val="0"/>
        <w:keepLines w:val="0"/>
        <w:spacing w:after="40" w:before="240" w:lineRule="auto"/>
        <w:rPr>
          <w:color w:val="000000"/>
          <w:sz w:val="22"/>
          <w:szCs w:val="22"/>
        </w:rPr>
      </w:pPr>
      <w:bookmarkStart w:colFirst="0" w:colLast="0" w:name="_8s8ar8ptjrfn" w:id="42"/>
      <w:bookmarkEnd w:id="42"/>
      <w:r w:rsidDel="00000000" w:rsidR="00000000" w:rsidRPr="00000000">
        <w:rPr>
          <w:color w:val="000000"/>
          <w:sz w:val="22"/>
          <w:szCs w:val="22"/>
          <w:rtl w:val="0"/>
        </w:rPr>
        <w:t xml:space="preserve">H4: Filtration and Debris Handling</w:t>
      </w:r>
    </w:p>
    <w:p w:rsidR="00000000" w:rsidDel="00000000" w:rsidP="00000000" w:rsidRDefault="00000000" w:rsidRPr="00000000" w14:paraId="000000E8">
      <w:pPr>
        <w:spacing w:after="240" w:before="240" w:lineRule="auto"/>
        <w:rPr/>
      </w:pPr>
      <w:r w:rsidDel="00000000" w:rsidR="00000000" w:rsidRPr="00000000">
        <w:rPr>
          <w:rtl w:val="0"/>
        </w:rPr>
        <w:t xml:space="preserve">The Baracuda Ranger connects to your pool’s existing weir or suction port. Efficiently captures fine to medium debris like sand, insects, and small leaves via your pool’s filter system.</w:t>
      </w:r>
    </w:p>
    <w:p w:rsidR="00000000" w:rsidDel="00000000" w:rsidP="00000000" w:rsidRDefault="00000000" w:rsidRPr="00000000" w14:paraId="000000E9">
      <w:pPr>
        <w:pStyle w:val="Heading4"/>
        <w:keepNext w:val="0"/>
        <w:keepLines w:val="0"/>
        <w:spacing w:after="40" w:before="240" w:lineRule="auto"/>
        <w:rPr>
          <w:strike w:val="1"/>
        </w:rPr>
      </w:pPr>
      <w:bookmarkStart w:colFirst="0" w:colLast="0" w:name="_fxitsl36xytz" w:id="43"/>
      <w:bookmarkEnd w:id="43"/>
      <w:r w:rsidDel="00000000" w:rsidR="00000000" w:rsidRPr="00000000">
        <w:rPr>
          <w:color w:val="000000"/>
          <w:sz w:val="22"/>
          <w:szCs w:val="22"/>
          <w:rtl w:val="0"/>
        </w:rPr>
        <w:t xml:space="preserve">H4: Key Features and Functionality</w:t>
      </w:r>
      <w:r w:rsidDel="00000000" w:rsidR="00000000" w:rsidRPr="00000000">
        <w:rPr>
          <w:rtl w:val="0"/>
        </w:rPr>
      </w:r>
    </w:p>
    <w:p w:rsidR="00000000" w:rsidDel="00000000" w:rsidP="00000000" w:rsidRDefault="00000000" w:rsidRPr="00000000" w14:paraId="000000EA">
      <w:pPr>
        <w:numPr>
          <w:ilvl w:val="0"/>
          <w:numId w:val="1"/>
        </w:numPr>
        <w:spacing w:after="0" w:afterAutospacing="0" w:before="240" w:lineRule="auto"/>
        <w:ind w:left="720" w:hanging="360"/>
        <w:rPr/>
      </w:pPr>
      <w:r w:rsidDel="00000000" w:rsidR="00000000" w:rsidRPr="00000000">
        <w:rPr>
          <w:rtl w:val="0"/>
        </w:rPr>
        <w:t xml:space="preserve">Diaphragm suction design with minimal moving parts</w:t>
      </w:r>
    </w:p>
    <w:p w:rsidR="00000000" w:rsidDel="00000000" w:rsidP="00000000" w:rsidRDefault="00000000" w:rsidRPr="00000000" w14:paraId="000000EB">
      <w:pPr>
        <w:numPr>
          <w:ilvl w:val="0"/>
          <w:numId w:val="1"/>
        </w:numPr>
        <w:spacing w:after="0" w:afterAutospacing="0" w:before="0" w:beforeAutospacing="0" w:lineRule="auto"/>
        <w:ind w:left="720" w:hanging="360"/>
        <w:rPr/>
      </w:pPr>
      <w:r w:rsidDel="00000000" w:rsidR="00000000" w:rsidRPr="00000000">
        <w:rPr>
          <w:rtl w:val="0"/>
        </w:rPr>
        <w:t xml:space="preserve">Includes deflector wheel to prevent stalling on steps or corners</w:t>
      </w:r>
    </w:p>
    <w:p w:rsidR="00000000" w:rsidDel="00000000" w:rsidP="00000000" w:rsidRDefault="00000000" w:rsidRPr="00000000" w14:paraId="000000EC">
      <w:pPr>
        <w:numPr>
          <w:ilvl w:val="0"/>
          <w:numId w:val="1"/>
        </w:numPr>
        <w:spacing w:after="0" w:afterAutospacing="0" w:before="0" w:beforeAutospacing="0" w:lineRule="auto"/>
        <w:ind w:left="720" w:hanging="360"/>
        <w:rPr/>
      </w:pPr>
      <w:r w:rsidDel="00000000" w:rsidR="00000000" w:rsidRPr="00000000">
        <w:rPr>
          <w:rtl w:val="0"/>
        </w:rPr>
        <w:t xml:space="preserve">Quiet operation for minimal disruption</w:t>
      </w:r>
    </w:p>
    <w:p w:rsidR="00000000" w:rsidDel="00000000" w:rsidP="00000000" w:rsidRDefault="00000000" w:rsidRPr="00000000" w14:paraId="000000ED">
      <w:pPr>
        <w:numPr>
          <w:ilvl w:val="0"/>
          <w:numId w:val="1"/>
        </w:numPr>
        <w:spacing w:after="0" w:afterAutospacing="0" w:before="0" w:beforeAutospacing="0" w:lineRule="auto"/>
        <w:ind w:left="720" w:hanging="360"/>
        <w:rPr/>
      </w:pPr>
      <w:r w:rsidDel="00000000" w:rsidR="00000000" w:rsidRPr="00000000">
        <w:rPr>
          <w:rtl w:val="0"/>
        </w:rPr>
        <w:t xml:space="preserve">Easy to install with no tools required</w:t>
      </w:r>
    </w:p>
    <w:p w:rsidR="00000000" w:rsidDel="00000000" w:rsidP="00000000" w:rsidRDefault="00000000" w:rsidRPr="00000000" w14:paraId="000000EE">
      <w:pPr>
        <w:numPr>
          <w:ilvl w:val="0"/>
          <w:numId w:val="1"/>
        </w:numPr>
        <w:spacing w:after="240" w:before="0" w:beforeAutospacing="0" w:lineRule="auto"/>
        <w:ind w:left="720" w:hanging="360"/>
        <w:rPr/>
      </w:pPr>
      <w:r w:rsidDel="00000000" w:rsidR="00000000" w:rsidRPr="00000000">
        <w:rPr>
          <w:rtl w:val="0"/>
        </w:rPr>
        <w:t xml:space="preserve">Durable disc for extended lifespan</w:t>
      </w:r>
    </w:p>
    <w:p w:rsidR="00000000" w:rsidDel="00000000" w:rsidP="00000000" w:rsidRDefault="00000000" w:rsidRPr="00000000" w14:paraId="000000EF">
      <w:pPr>
        <w:pStyle w:val="Heading4"/>
        <w:keepNext w:val="0"/>
        <w:keepLines w:val="0"/>
        <w:spacing w:after="40" w:before="240" w:lineRule="auto"/>
        <w:rPr>
          <w:color w:val="000000"/>
          <w:sz w:val="22"/>
          <w:szCs w:val="22"/>
        </w:rPr>
      </w:pPr>
      <w:bookmarkStart w:colFirst="0" w:colLast="0" w:name="_ruyzzocjyzpt" w:id="44"/>
      <w:bookmarkEnd w:id="44"/>
      <w:r w:rsidDel="00000000" w:rsidR="00000000" w:rsidRPr="00000000">
        <w:rPr>
          <w:color w:val="000000"/>
          <w:sz w:val="22"/>
          <w:szCs w:val="22"/>
          <w:rtl w:val="0"/>
        </w:rPr>
        <w:t xml:space="preserve">H4: Price Range &amp; Warranty</w:t>
      </w:r>
    </w:p>
    <w:p w:rsidR="00000000" w:rsidDel="00000000" w:rsidP="00000000" w:rsidRDefault="00000000" w:rsidRPr="00000000" w14:paraId="000000F0">
      <w:pPr>
        <w:spacing w:after="240" w:before="240" w:lineRule="auto"/>
        <w:rPr/>
      </w:pPr>
      <w:r w:rsidDel="00000000" w:rsidR="00000000" w:rsidRPr="00000000">
        <w:rPr>
          <w:rtl w:val="0"/>
        </w:rPr>
        <w:t xml:space="preserve">Typically priced between R1,900 and R2,600 in South Africa. Backed by a </w:t>
      </w:r>
      <w:hyperlink r:id="rId36">
        <w:r w:rsidDel="00000000" w:rsidR="00000000" w:rsidRPr="00000000">
          <w:rPr>
            <w:color w:val="1155cc"/>
            <w:u w:val="single"/>
            <w:rtl w:val="0"/>
          </w:rPr>
          <w:t xml:space="preserve">2-year warranty</w:t>
        </w:r>
      </w:hyperlink>
      <w:r w:rsidDel="00000000" w:rsidR="00000000" w:rsidRPr="00000000">
        <w:rPr>
          <w:rtl w:val="0"/>
        </w:rPr>
        <w:t xml:space="preserve">.</w:t>
      </w:r>
    </w:p>
    <w:p w:rsidR="00000000" w:rsidDel="00000000" w:rsidP="00000000" w:rsidRDefault="00000000" w:rsidRPr="00000000" w14:paraId="000000F1">
      <w:pPr>
        <w:pStyle w:val="Heading4"/>
        <w:keepNext w:val="0"/>
        <w:keepLines w:val="0"/>
        <w:spacing w:after="40" w:before="240" w:lineRule="auto"/>
        <w:rPr>
          <w:color w:val="000000"/>
          <w:sz w:val="22"/>
          <w:szCs w:val="22"/>
        </w:rPr>
      </w:pPr>
      <w:bookmarkStart w:colFirst="0" w:colLast="0" w:name="_zd0t72f1xtoi" w:id="45"/>
      <w:bookmarkEnd w:id="45"/>
      <w:r w:rsidDel="00000000" w:rsidR="00000000" w:rsidRPr="00000000">
        <w:rPr>
          <w:color w:val="000000"/>
          <w:sz w:val="22"/>
          <w:szCs w:val="22"/>
          <w:rtl w:val="0"/>
        </w:rPr>
        <w:t xml:space="preserve">H4: Where to Buy</w:t>
      </w:r>
    </w:p>
    <w:p w:rsidR="00000000" w:rsidDel="00000000" w:rsidP="00000000" w:rsidRDefault="00000000" w:rsidRPr="00000000" w14:paraId="000000F2">
      <w:pPr>
        <w:spacing w:after="240" w:before="240" w:lineRule="auto"/>
        <w:rPr>
          <w:highlight w:val="yellow"/>
        </w:rPr>
      </w:pPr>
      <w:commentRangeStart w:id="10"/>
      <w:commentRangeStart w:id="11"/>
      <w:hyperlink r:id="rId37">
        <w:r w:rsidDel="00000000" w:rsidR="00000000" w:rsidRPr="00000000">
          <w:rPr>
            <w:color w:val="1155cc"/>
            <w:u w:val="single"/>
            <w:rtl w:val="0"/>
          </w:rPr>
          <w:t xml:space="preserve">Find a pool store</w:t>
        </w:r>
      </w:hyperlink>
      <w:r w:rsidDel="00000000" w:rsidR="00000000" w:rsidRPr="00000000">
        <w:rPr>
          <w:rtl w:val="0"/>
        </w:rPr>
        <w:t xml:space="preserve"> that stocks Baracuda products near you using our interactive map.</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t xml:space="preserve"> You can also purchase the </w:t>
      </w:r>
      <w:hyperlink r:id="rId38">
        <w:r w:rsidDel="00000000" w:rsidR="00000000" w:rsidRPr="00000000">
          <w:rPr>
            <w:color w:val="1155cc"/>
            <w:u w:val="single"/>
            <w:rtl w:val="0"/>
          </w:rPr>
          <w:t xml:space="preserve">Baracuda Ranger on Takealot</w:t>
        </w:r>
      </w:hyperlink>
      <w:r w:rsidDel="00000000" w:rsidR="00000000" w:rsidRPr="00000000">
        <w:rPr>
          <w:rtl w:val="0"/>
        </w:rPr>
        <w:t xml:space="preserve">.</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sz w:val="18"/>
                <w:szCs w:val="18"/>
              </w:rPr>
            </w:pPr>
            <w:r w:rsidDel="00000000" w:rsidR="00000000" w:rsidRPr="00000000">
              <w:rPr>
                <w:sz w:val="18"/>
                <w:szCs w:val="18"/>
              </w:rPr>
              <w:drawing>
                <wp:inline distB="114300" distT="114300" distL="114300" distR="114300">
                  <wp:extent cx="5810250" cy="2324100"/>
                  <wp:effectExtent b="0" l="0" r="0" t="0"/>
                  <wp:docPr id="13" name="image6.jpg"/>
                  <a:graphic>
                    <a:graphicData uri="http://schemas.openxmlformats.org/drawingml/2006/picture">
                      <pic:pic>
                        <pic:nvPicPr>
                          <pic:cNvPr id="0" name="image6.jpg"/>
                          <pic:cNvPicPr preferRelativeResize="0"/>
                        </pic:nvPicPr>
                        <pic:blipFill>
                          <a:blip r:embed="rId39"/>
                          <a:srcRect b="0" l="0" r="0" t="0"/>
                          <a:stretch>
                            <a:fillRect/>
                          </a:stretch>
                        </pic:blipFill>
                        <pic:spPr>
                          <a:xfrm>
                            <a:off x="0" y="0"/>
                            <a:ext cx="5810250" cy="2324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4">
      <w:pPr>
        <w:pStyle w:val="Heading3"/>
        <w:rPr>
          <w:shd w:fill="auto" w:val="clear"/>
        </w:rPr>
      </w:pPr>
      <w:bookmarkStart w:colFirst="0" w:colLast="0" w:name="_p7ak3nopt3dm" w:id="46"/>
      <w:bookmarkEnd w:id="46"/>
      <w:r w:rsidDel="00000000" w:rsidR="00000000" w:rsidRPr="00000000">
        <w:rPr>
          <w:shd w:fill="auto" w:val="clear"/>
          <w:rtl w:val="0"/>
        </w:rPr>
        <w:t xml:space="preserve">H3: 7. Baracuda Tracker – Suction cleaner with geared navigation and wall coverage</w:t>
      </w:r>
    </w:p>
    <w:p w:rsidR="00000000" w:rsidDel="00000000" w:rsidP="00000000" w:rsidRDefault="00000000" w:rsidRPr="00000000" w14:paraId="000000F5">
      <w:pPr>
        <w:spacing w:after="240" w:before="240" w:lineRule="auto"/>
        <w:rPr/>
      </w:pPr>
      <w:r w:rsidDel="00000000" w:rsidR="00000000" w:rsidRPr="00000000">
        <w:rPr>
          <w:rtl w:val="0"/>
        </w:rPr>
        <w:t xml:space="preserve">The Baracuda Tracker is a</w:t>
      </w:r>
      <w:r w:rsidDel="00000000" w:rsidR="00000000" w:rsidRPr="00000000">
        <w:rPr>
          <w:rtl w:val="0"/>
        </w:rPr>
        <w:t xml:space="preserve"> high-performance suction pool cleaner with geared navigation and scrubbing action for more thorough floor and wall cleaning.</w:t>
      </w:r>
    </w:p>
    <w:p w:rsidR="00000000" w:rsidDel="00000000" w:rsidP="00000000" w:rsidRDefault="00000000" w:rsidRPr="00000000" w14:paraId="000000F6">
      <w:pPr>
        <w:pStyle w:val="Heading4"/>
        <w:keepNext w:val="0"/>
        <w:keepLines w:val="0"/>
        <w:spacing w:after="40" w:before="240" w:lineRule="auto"/>
        <w:rPr>
          <w:color w:val="000000"/>
          <w:sz w:val="22"/>
          <w:szCs w:val="22"/>
        </w:rPr>
      </w:pPr>
      <w:bookmarkStart w:colFirst="0" w:colLast="0" w:name="_1vm0odetup2w" w:id="47"/>
      <w:bookmarkEnd w:id="47"/>
      <w:r w:rsidDel="00000000" w:rsidR="00000000" w:rsidRPr="00000000">
        <w:rPr>
          <w:color w:val="000000"/>
          <w:sz w:val="22"/>
          <w:szCs w:val="22"/>
          <w:rtl w:val="0"/>
        </w:rPr>
        <w:t xml:space="preserve">H4: Coverage and Pool Compatibility</w:t>
      </w:r>
    </w:p>
    <w:p w:rsidR="00000000" w:rsidDel="00000000" w:rsidP="00000000" w:rsidRDefault="00000000" w:rsidRPr="00000000" w14:paraId="000000F7">
      <w:pPr>
        <w:spacing w:after="240" w:before="240" w:lineRule="auto"/>
        <w:rPr/>
      </w:pPr>
      <w:r w:rsidDel="00000000" w:rsidR="00000000" w:rsidRPr="00000000">
        <w:rPr>
          <w:rtl w:val="0"/>
        </w:rPr>
        <w:t xml:space="preserve">This device is designed to clean the pool floor and walls. It is ideal for in-ground pools up to 10 × 5 m and suitable for most surface types, including marbelite, fibreglass, and vinyl.</w:t>
      </w:r>
    </w:p>
    <w:p w:rsidR="00000000" w:rsidDel="00000000" w:rsidP="00000000" w:rsidRDefault="00000000" w:rsidRPr="00000000" w14:paraId="000000F8">
      <w:pPr>
        <w:pStyle w:val="Heading4"/>
        <w:keepNext w:val="0"/>
        <w:keepLines w:val="0"/>
        <w:spacing w:after="40" w:before="240" w:lineRule="auto"/>
        <w:rPr>
          <w:color w:val="000000"/>
          <w:sz w:val="22"/>
          <w:szCs w:val="22"/>
        </w:rPr>
      </w:pPr>
      <w:bookmarkStart w:colFirst="0" w:colLast="0" w:name="_m0dnq3tvyoy2" w:id="48"/>
      <w:bookmarkEnd w:id="48"/>
      <w:r w:rsidDel="00000000" w:rsidR="00000000" w:rsidRPr="00000000">
        <w:rPr>
          <w:color w:val="000000"/>
          <w:sz w:val="22"/>
          <w:szCs w:val="22"/>
          <w:rtl w:val="0"/>
        </w:rPr>
        <w:t xml:space="preserve">H4: Filtration and Debris Handling</w:t>
      </w:r>
    </w:p>
    <w:p w:rsidR="00000000" w:rsidDel="00000000" w:rsidP="00000000" w:rsidRDefault="00000000" w:rsidRPr="00000000" w14:paraId="000000F9">
      <w:pPr>
        <w:spacing w:after="240" w:before="240" w:lineRule="auto"/>
        <w:rPr/>
      </w:pPr>
      <w:r w:rsidDel="00000000" w:rsidR="00000000" w:rsidRPr="00000000">
        <w:rPr>
          <w:rtl w:val="0"/>
        </w:rPr>
        <w:t xml:space="preserve">The Baracuda Tracker connects to your existing suction line and uses your pool’s filtration system. It is suitable for handling fine and large debris efficiently through a twist-and-lock hose system.</w:t>
      </w:r>
    </w:p>
    <w:p w:rsidR="00000000" w:rsidDel="00000000" w:rsidP="00000000" w:rsidRDefault="00000000" w:rsidRPr="00000000" w14:paraId="000000FA">
      <w:pPr>
        <w:pStyle w:val="Heading4"/>
        <w:keepNext w:val="0"/>
        <w:keepLines w:val="0"/>
        <w:spacing w:after="40" w:before="240" w:lineRule="auto"/>
        <w:rPr>
          <w:strike w:val="1"/>
        </w:rPr>
      </w:pPr>
      <w:bookmarkStart w:colFirst="0" w:colLast="0" w:name="_rvgu1vgleveq" w:id="49"/>
      <w:bookmarkEnd w:id="49"/>
      <w:r w:rsidDel="00000000" w:rsidR="00000000" w:rsidRPr="00000000">
        <w:rPr>
          <w:color w:val="000000"/>
          <w:sz w:val="22"/>
          <w:szCs w:val="22"/>
          <w:rtl w:val="0"/>
        </w:rPr>
        <w:t xml:space="preserve">H4: Key Features and Functionality</w:t>
      </w:r>
      <w:r w:rsidDel="00000000" w:rsidR="00000000" w:rsidRPr="00000000">
        <w:rPr>
          <w:rtl w:val="0"/>
        </w:rPr>
      </w:r>
    </w:p>
    <w:p w:rsidR="00000000" w:rsidDel="00000000" w:rsidP="00000000" w:rsidRDefault="00000000" w:rsidRPr="00000000" w14:paraId="000000FB">
      <w:pPr>
        <w:numPr>
          <w:ilvl w:val="0"/>
          <w:numId w:val="9"/>
        </w:numPr>
        <w:spacing w:after="0" w:afterAutospacing="0" w:before="240" w:lineRule="auto"/>
        <w:ind w:left="720" w:hanging="360"/>
        <w:rPr/>
      </w:pPr>
      <w:r w:rsidDel="00000000" w:rsidR="00000000" w:rsidRPr="00000000">
        <w:rPr>
          <w:rtl w:val="0"/>
        </w:rPr>
        <w:t xml:space="preserve">X-Drive Technology for patterned cleaning paths</w:t>
      </w:r>
    </w:p>
    <w:p w:rsidR="00000000" w:rsidDel="00000000" w:rsidP="00000000" w:rsidRDefault="00000000" w:rsidRPr="00000000" w14:paraId="000000FC">
      <w:pPr>
        <w:numPr>
          <w:ilvl w:val="0"/>
          <w:numId w:val="9"/>
        </w:numPr>
        <w:spacing w:after="0" w:afterAutospacing="0" w:before="0" w:beforeAutospacing="0" w:lineRule="auto"/>
        <w:ind w:left="720" w:hanging="360"/>
        <w:rPr/>
      </w:pPr>
      <w:r w:rsidDel="00000000" w:rsidR="00000000" w:rsidRPr="00000000">
        <w:rPr>
          <w:rtl w:val="0"/>
        </w:rPr>
        <w:t xml:space="preserve">Dual scrubbers for enhanced surface cleaning</w:t>
      </w:r>
    </w:p>
    <w:p w:rsidR="00000000" w:rsidDel="00000000" w:rsidP="00000000" w:rsidRDefault="00000000" w:rsidRPr="00000000" w14:paraId="000000FD">
      <w:pPr>
        <w:numPr>
          <w:ilvl w:val="0"/>
          <w:numId w:val="9"/>
        </w:numPr>
        <w:spacing w:after="0" w:afterAutospacing="0" w:before="0" w:beforeAutospacing="0" w:lineRule="auto"/>
        <w:ind w:left="720" w:hanging="360"/>
        <w:rPr/>
      </w:pPr>
      <w:r w:rsidDel="00000000" w:rsidR="00000000" w:rsidRPr="00000000">
        <w:rPr>
          <w:rtl w:val="0"/>
        </w:rPr>
        <w:t xml:space="preserve">Twist-and-lock hose for secure suction and flow</w:t>
      </w:r>
    </w:p>
    <w:p w:rsidR="00000000" w:rsidDel="00000000" w:rsidP="00000000" w:rsidRDefault="00000000" w:rsidRPr="00000000" w14:paraId="000000FE">
      <w:pPr>
        <w:numPr>
          <w:ilvl w:val="0"/>
          <w:numId w:val="9"/>
        </w:numPr>
        <w:spacing w:after="0" w:afterAutospacing="0" w:before="0" w:beforeAutospacing="0" w:lineRule="auto"/>
        <w:ind w:left="720" w:hanging="360"/>
        <w:rPr/>
      </w:pPr>
      <w:r w:rsidDel="00000000" w:rsidR="00000000" w:rsidRPr="00000000">
        <w:rPr>
          <w:rtl w:val="0"/>
        </w:rPr>
        <w:t xml:space="preserve">Climbs walls and navigates around obstacles</w:t>
      </w:r>
    </w:p>
    <w:p w:rsidR="00000000" w:rsidDel="00000000" w:rsidP="00000000" w:rsidRDefault="00000000" w:rsidRPr="00000000" w14:paraId="000000FF">
      <w:pPr>
        <w:numPr>
          <w:ilvl w:val="0"/>
          <w:numId w:val="9"/>
        </w:numPr>
        <w:spacing w:after="240" w:before="0" w:beforeAutospacing="0" w:lineRule="auto"/>
        <w:ind w:left="720" w:hanging="360"/>
        <w:rPr/>
      </w:pPr>
      <w:r w:rsidDel="00000000" w:rsidR="00000000" w:rsidRPr="00000000">
        <w:rPr>
          <w:rtl w:val="0"/>
        </w:rPr>
        <w:t xml:space="preserve">Compatible with variable-speed and energy-efficient pumps</w:t>
      </w:r>
    </w:p>
    <w:p w:rsidR="00000000" w:rsidDel="00000000" w:rsidP="00000000" w:rsidRDefault="00000000" w:rsidRPr="00000000" w14:paraId="00000100">
      <w:pPr>
        <w:pStyle w:val="Heading4"/>
        <w:keepNext w:val="0"/>
        <w:keepLines w:val="0"/>
        <w:spacing w:after="40" w:before="240" w:lineRule="auto"/>
        <w:rPr>
          <w:color w:val="000000"/>
          <w:sz w:val="22"/>
          <w:szCs w:val="22"/>
        </w:rPr>
      </w:pPr>
      <w:bookmarkStart w:colFirst="0" w:colLast="0" w:name="_rdg9vefut3xp" w:id="50"/>
      <w:bookmarkEnd w:id="50"/>
      <w:r w:rsidDel="00000000" w:rsidR="00000000" w:rsidRPr="00000000">
        <w:rPr>
          <w:color w:val="000000"/>
          <w:sz w:val="22"/>
          <w:szCs w:val="22"/>
          <w:rtl w:val="0"/>
        </w:rPr>
        <w:t xml:space="preserve">H4: Price Range &amp; Warranty</w:t>
      </w:r>
    </w:p>
    <w:p w:rsidR="00000000" w:rsidDel="00000000" w:rsidP="00000000" w:rsidRDefault="00000000" w:rsidRPr="00000000" w14:paraId="00000101">
      <w:pPr>
        <w:spacing w:after="240" w:before="240" w:lineRule="auto"/>
        <w:rPr/>
      </w:pPr>
      <w:r w:rsidDel="00000000" w:rsidR="00000000" w:rsidRPr="00000000">
        <w:rPr>
          <w:rtl w:val="0"/>
        </w:rPr>
        <w:t xml:space="preserve">Typically priced between R3000 and R</w:t>
      </w:r>
      <w:commentRangeStart w:id="12"/>
      <w:commentRangeStart w:id="13"/>
      <w:r w:rsidDel="00000000" w:rsidR="00000000" w:rsidRPr="00000000">
        <w:rPr>
          <w:rtl w:val="0"/>
        </w:rPr>
        <w:t xml:space="preserve">4,000</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 xml:space="preserve"> in South Africa. Includes a </w:t>
      </w:r>
      <w:hyperlink r:id="rId40">
        <w:r w:rsidDel="00000000" w:rsidR="00000000" w:rsidRPr="00000000">
          <w:rPr>
            <w:color w:val="1155cc"/>
            <w:u w:val="single"/>
            <w:rtl w:val="0"/>
          </w:rPr>
          <w:t xml:space="preserve">2-year warranty</w:t>
        </w:r>
      </w:hyperlink>
      <w:r w:rsidDel="00000000" w:rsidR="00000000" w:rsidRPr="00000000">
        <w:rPr>
          <w:rtl w:val="0"/>
        </w:rPr>
        <w:t xml:space="preserve">.</w:t>
      </w:r>
    </w:p>
    <w:p w:rsidR="00000000" w:rsidDel="00000000" w:rsidP="00000000" w:rsidRDefault="00000000" w:rsidRPr="00000000" w14:paraId="00000102">
      <w:pPr>
        <w:pStyle w:val="Heading4"/>
        <w:keepNext w:val="0"/>
        <w:keepLines w:val="0"/>
        <w:spacing w:after="40" w:before="240" w:lineRule="auto"/>
        <w:rPr>
          <w:color w:val="000000"/>
          <w:sz w:val="22"/>
          <w:szCs w:val="22"/>
        </w:rPr>
      </w:pPr>
      <w:bookmarkStart w:colFirst="0" w:colLast="0" w:name="_9zf782w6yjw1" w:id="51"/>
      <w:bookmarkEnd w:id="51"/>
      <w:r w:rsidDel="00000000" w:rsidR="00000000" w:rsidRPr="00000000">
        <w:rPr>
          <w:color w:val="000000"/>
          <w:sz w:val="22"/>
          <w:szCs w:val="22"/>
          <w:rtl w:val="0"/>
        </w:rPr>
        <w:t xml:space="preserve">H4: Where to Buy</w:t>
      </w:r>
    </w:p>
    <w:p w:rsidR="00000000" w:rsidDel="00000000" w:rsidP="00000000" w:rsidRDefault="00000000" w:rsidRPr="00000000" w14:paraId="00000103">
      <w:pPr>
        <w:spacing w:after="240" w:before="240" w:lineRule="auto"/>
        <w:rPr/>
      </w:pPr>
      <w:hyperlink r:id="rId41">
        <w:r w:rsidDel="00000000" w:rsidR="00000000" w:rsidRPr="00000000">
          <w:rPr>
            <w:color w:val="1155cc"/>
            <w:u w:val="single"/>
            <w:rtl w:val="0"/>
          </w:rPr>
          <w:t xml:space="preserve">Find a pool store</w:t>
        </w:r>
      </w:hyperlink>
      <w:r w:rsidDel="00000000" w:rsidR="00000000" w:rsidRPr="00000000">
        <w:rPr>
          <w:rtl w:val="0"/>
        </w:rPr>
        <w:t xml:space="preserve"> that stocks Baracuda products near you using our interactive map. You can also purchase the </w:t>
      </w:r>
      <w:hyperlink r:id="rId42">
        <w:r w:rsidDel="00000000" w:rsidR="00000000" w:rsidRPr="00000000">
          <w:rPr>
            <w:color w:val="1155cc"/>
            <w:u w:val="single"/>
            <w:rtl w:val="0"/>
          </w:rPr>
          <w:t xml:space="preserve">Baracuda Tracker on Takealot</w:t>
        </w:r>
      </w:hyperlink>
      <w:r w:rsidDel="00000000" w:rsidR="00000000" w:rsidRPr="00000000">
        <w:rPr>
          <w:rtl w:val="0"/>
        </w:rPr>
        <w:t xml:space="preserve">.</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sz w:val="18"/>
                <w:szCs w:val="18"/>
              </w:rPr>
            </w:pPr>
            <w:r w:rsidDel="00000000" w:rsidR="00000000" w:rsidRPr="00000000">
              <w:rPr>
                <w:sz w:val="18"/>
                <w:szCs w:val="18"/>
              </w:rPr>
              <w:drawing>
                <wp:inline distB="114300" distT="114300" distL="114300" distR="114300">
                  <wp:extent cx="5810250" cy="2324100"/>
                  <wp:effectExtent b="0" l="0" r="0" t="0"/>
                  <wp:docPr id="5" name="image5.jpg"/>
                  <a:graphic>
                    <a:graphicData uri="http://schemas.openxmlformats.org/drawingml/2006/picture">
                      <pic:pic>
                        <pic:nvPicPr>
                          <pic:cNvPr id="0" name="image5.jpg"/>
                          <pic:cNvPicPr preferRelativeResize="0"/>
                        </pic:nvPicPr>
                        <pic:blipFill>
                          <a:blip r:embed="rId43"/>
                          <a:srcRect b="0" l="0" r="0" t="0"/>
                          <a:stretch>
                            <a:fillRect/>
                          </a:stretch>
                        </pic:blipFill>
                        <pic:spPr>
                          <a:xfrm>
                            <a:off x="0" y="0"/>
                            <a:ext cx="5810250" cy="2324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5">
      <w:pPr>
        <w:rPr>
          <w:sz w:val="18"/>
          <w:szCs w:val="18"/>
        </w:rPr>
      </w:pPr>
      <w:r w:rsidDel="00000000" w:rsidR="00000000" w:rsidRPr="00000000">
        <w:rPr>
          <w:rtl w:val="0"/>
        </w:rPr>
      </w:r>
    </w:p>
    <w:p w:rsidR="00000000" w:rsidDel="00000000" w:rsidP="00000000" w:rsidRDefault="00000000" w:rsidRPr="00000000" w14:paraId="00000106">
      <w:pPr>
        <w:pStyle w:val="Heading3"/>
        <w:rPr>
          <w:shd w:fill="auto" w:val="clear"/>
        </w:rPr>
      </w:pPr>
      <w:bookmarkStart w:colFirst="0" w:colLast="0" w:name="_3sgpxachwdjy" w:id="52"/>
      <w:bookmarkEnd w:id="52"/>
      <w:r w:rsidDel="00000000" w:rsidR="00000000" w:rsidRPr="00000000">
        <w:rPr>
          <w:shd w:fill="auto" w:val="clear"/>
          <w:rtl w:val="0"/>
        </w:rPr>
        <w:t xml:space="preserve">H3: 8. Zodiac Pacer - Classic suction cleaner built for simple, reliable floor cleaning</w:t>
      </w:r>
    </w:p>
    <w:p w:rsidR="00000000" w:rsidDel="00000000" w:rsidP="00000000" w:rsidRDefault="00000000" w:rsidRPr="00000000" w14:paraId="00000107">
      <w:pPr>
        <w:spacing w:after="240" w:before="240" w:lineRule="auto"/>
        <w:rPr/>
      </w:pPr>
      <w:r w:rsidDel="00000000" w:rsidR="00000000" w:rsidRPr="00000000">
        <w:rPr>
          <w:rtl w:val="0"/>
        </w:rPr>
        <w:t xml:space="preserve">The Zodiac Pacer is a</w:t>
      </w:r>
      <w:r w:rsidDel="00000000" w:rsidR="00000000" w:rsidRPr="00000000">
        <w:rPr>
          <w:rtl w:val="0"/>
        </w:rPr>
        <w:t xml:space="preserve"> trusted entry-level suction pool cleaner with a proven track record for durability, ease of use, and effective floor cleaning in small to medium pools.</w:t>
      </w:r>
    </w:p>
    <w:p w:rsidR="00000000" w:rsidDel="00000000" w:rsidP="00000000" w:rsidRDefault="00000000" w:rsidRPr="00000000" w14:paraId="00000108">
      <w:pPr>
        <w:pStyle w:val="Heading4"/>
        <w:keepNext w:val="0"/>
        <w:keepLines w:val="0"/>
        <w:spacing w:after="40" w:before="240" w:lineRule="auto"/>
        <w:rPr>
          <w:color w:val="000000"/>
          <w:sz w:val="22"/>
          <w:szCs w:val="22"/>
        </w:rPr>
      </w:pPr>
      <w:bookmarkStart w:colFirst="0" w:colLast="0" w:name="_1ekguf217fz7" w:id="53"/>
      <w:bookmarkEnd w:id="53"/>
      <w:r w:rsidDel="00000000" w:rsidR="00000000" w:rsidRPr="00000000">
        <w:rPr>
          <w:color w:val="000000"/>
          <w:sz w:val="22"/>
          <w:szCs w:val="22"/>
          <w:rtl w:val="0"/>
        </w:rPr>
        <w:t xml:space="preserve">H4: Coverage and Pool Compatibility</w:t>
      </w:r>
    </w:p>
    <w:p w:rsidR="00000000" w:rsidDel="00000000" w:rsidP="00000000" w:rsidRDefault="00000000" w:rsidRPr="00000000" w14:paraId="00000109">
      <w:pPr>
        <w:spacing w:after="240" w:before="240" w:lineRule="auto"/>
        <w:rPr/>
      </w:pPr>
      <w:r w:rsidDel="00000000" w:rsidR="00000000" w:rsidRPr="00000000">
        <w:rPr>
          <w:rtl w:val="0"/>
        </w:rPr>
        <w:t xml:space="preserve">This device cleans pool floors and walls only. Suitable for in-ground or above-ground pools up to 9 × 5 m and all pool surfaces.</w:t>
      </w:r>
    </w:p>
    <w:p w:rsidR="00000000" w:rsidDel="00000000" w:rsidP="00000000" w:rsidRDefault="00000000" w:rsidRPr="00000000" w14:paraId="0000010A">
      <w:pPr>
        <w:pStyle w:val="Heading4"/>
        <w:keepNext w:val="0"/>
        <w:keepLines w:val="0"/>
        <w:spacing w:after="40" w:before="240" w:lineRule="auto"/>
        <w:rPr>
          <w:color w:val="000000"/>
          <w:sz w:val="22"/>
          <w:szCs w:val="22"/>
        </w:rPr>
      </w:pPr>
      <w:bookmarkStart w:colFirst="0" w:colLast="0" w:name="_gm7g0t7fdzv7" w:id="54"/>
      <w:bookmarkEnd w:id="54"/>
      <w:r w:rsidDel="00000000" w:rsidR="00000000" w:rsidRPr="00000000">
        <w:rPr>
          <w:color w:val="000000"/>
          <w:sz w:val="22"/>
          <w:szCs w:val="22"/>
          <w:rtl w:val="0"/>
        </w:rPr>
        <w:t xml:space="preserve">H4: Filtration and Debris Handling</w:t>
      </w:r>
    </w:p>
    <w:p w:rsidR="00000000" w:rsidDel="00000000" w:rsidP="00000000" w:rsidRDefault="00000000" w:rsidRPr="00000000" w14:paraId="0000010B">
      <w:pPr>
        <w:spacing w:after="240" w:before="240" w:lineRule="auto"/>
        <w:rPr/>
      </w:pPr>
      <w:r w:rsidDel="00000000" w:rsidR="00000000" w:rsidRPr="00000000">
        <w:rPr>
          <w:rtl w:val="0"/>
        </w:rPr>
        <w:t xml:space="preserve">The Zodiac Pacer connects directly to the pool’s suction line and uses the existing filtration system. Efficiently handles small to medium debris such as sand, dust, and small leaves.</w:t>
      </w:r>
    </w:p>
    <w:p w:rsidR="00000000" w:rsidDel="00000000" w:rsidP="00000000" w:rsidRDefault="00000000" w:rsidRPr="00000000" w14:paraId="0000010C">
      <w:pPr>
        <w:pStyle w:val="Heading4"/>
        <w:keepNext w:val="0"/>
        <w:keepLines w:val="0"/>
        <w:spacing w:after="40" w:before="240" w:lineRule="auto"/>
        <w:rPr/>
      </w:pPr>
      <w:bookmarkStart w:colFirst="0" w:colLast="0" w:name="_9g6sa0olyiqn" w:id="55"/>
      <w:bookmarkEnd w:id="55"/>
      <w:r w:rsidDel="00000000" w:rsidR="00000000" w:rsidRPr="00000000">
        <w:rPr>
          <w:color w:val="000000"/>
          <w:sz w:val="22"/>
          <w:szCs w:val="22"/>
          <w:rtl w:val="0"/>
        </w:rPr>
        <w:t xml:space="preserve">H4: Key Features and Functionality</w:t>
      </w:r>
      <w:r w:rsidDel="00000000" w:rsidR="00000000" w:rsidRPr="00000000">
        <w:rPr>
          <w:rtl w:val="0"/>
        </w:rPr>
      </w:r>
    </w:p>
    <w:p w:rsidR="00000000" w:rsidDel="00000000" w:rsidP="00000000" w:rsidRDefault="00000000" w:rsidRPr="00000000" w14:paraId="0000010D">
      <w:pPr>
        <w:numPr>
          <w:ilvl w:val="0"/>
          <w:numId w:val="7"/>
        </w:numPr>
        <w:spacing w:after="0" w:afterAutospacing="0" w:before="240" w:lineRule="auto"/>
        <w:ind w:left="720" w:hanging="360"/>
        <w:rPr/>
      </w:pPr>
      <w:r w:rsidDel="00000000" w:rsidR="00000000" w:rsidRPr="00000000">
        <w:rPr>
          <w:rtl w:val="0"/>
        </w:rPr>
        <w:t xml:space="preserve">Classic disc-style cleaner with minimal moving parts</w:t>
      </w:r>
    </w:p>
    <w:p w:rsidR="00000000" w:rsidDel="00000000" w:rsidP="00000000" w:rsidRDefault="00000000" w:rsidRPr="00000000" w14:paraId="0000010E">
      <w:pPr>
        <w:numPr>
          <w:ilvl w:val="0"/>
          <w:numId w:val="7"/>
        </w:numPr>
        <w:spacing w:after="0" w:afterAutospacing="0" w:before="0" w:beforeAutospacing="0" w:lineRule="auto"/>
        <w:ind w:left="720" w:hanging="360"/>
        <w:rPr/>
      </w:pPr>
      <w:r w:rsidDel="00000000" w:rsidR="00000000" w:rsidRPr="00000000">
        <w:rPr>
          <w:rtl w:val="0"/>
        </w:rPr>
        <w:t xml:space="preserve">Proven diaphragm technology for consistent suction</w:t>
      </w:r>
    </w:p>
    <w:p w:rsidR="00000000" w:rsidDel="00000000" w:rsidP="00000000" w:rsidRDefault="00000000" w:rsidRPr="00000000" w14:paraId="0000010F">
      <w:pPr>
        <w:numPr>
          <w:ilvl w:val="0"/>
          <w:numId w:val="7"/>
        </w:numPr>
        <w:spacing w:after="0" w:afterAutospacing="0" w:before="0" w:beforeAutospacing="0" w:lineRule="auto"/>
        <w:ind w:left="720" w:hanging="360"/>
        <w:rPr/>
      </w:pPr>
      <w:r w:rsidDel="00000000" w:rsidR="00000000" w:rsidRPr="00000000">
        <w:rPr>
          <w:rtl w:val="0"/>
        </w:rPr>
        <w:t xml:space="preserve">Quiet, smooth operation with low wear and tear</w:t>
      </w:r>
    </w:p>
    <w:p w:rsidR="00000000" w:rsidDel="00000000" w:rsidP="00000000" w:rsidRDefault="00000000" w:rsidRPr="00000000" w14:paraId="00000110">
      <w:pPr>
        <w:numPr>
          <w:ilvl w:val="0"/>
          <w:numId w:val="7"/>
        </w:numPr>
        <w:spacing w:after="0" w:afterAutospacing="0" w:before="0" w:beforeAutospacing="0" w:lineRule="auto"/>
        <w:ind w:left="720" w:hanging="360"/>
        <w:rPr/>
      </w:pPr>
      <w:r w:rsidDel="00000000" w:rsidR="00000000" w:rsidRPr="00000000">
        <w:rPr>
          <w:rtl w:val="0"/>
        </w:rPr>
        <w:t xml:space="preserve">Quick to install with no tools required</w:t>
      </w:r>
    </w:p>
    <w:p w:rsidR="00000000" w:rsidDel="00000000" w:rsidP="00000000" w:rsidRDefault="00000000" w:rsidRPr="00000000" w14:paraId="00000111">
      <w:pPr>
        <w:numPr>
          <w:ilvl w:val="0"/>
          <w:numId w:val="7"/>
        </w:numPr>
        <w:spacing w:after="240" w:before="0" w:beforeAutospacing="0" w:lineRule="auto"/>
        <w:ind w:left="720" w:hanging="360"/>
        <w:rPr/>
      </w:pPr>
      <w:r w:rsidDel="00000000" w:rsidR="00000000" w:rsidRPr="00000000">
        <w:rPr>
          <w:rtl w:val="0"/>
        </w:rPr>
        <w:t xml:space="preserve">Lightweight design for easy handling</w:t>
      </w:r>
    </w:p>
    <w:p w:rsidR="00000000" w:rsidDel="00000000" w:rsidP="00000000" w:rsidRDefault="00000000" w:rsidRPr="00000000" w14:paraId="00000112">
      <w:pPr>
        <w:pStyle w:val="Heading4"/>
        <w:keepNext w:val="0"/>
        <w:keepLines w:val="0"/>
        <w:spacing w:after="40" w:before="240" w:lineRule="auto"/>
        <w:rPr>
          <w:color w:val="000000"/>
          <w:sz w:val="22"/>
          <w:szCs w:val="22"/>
        </w:rPr>
      </w:pPr>
      <w:bookmarkStart w:colFirst="0" w:colLast="0" w:name="_wumm5t277qa7" w:id="56"/>
      <w:bookmarkEnd w:id="56"/>
      <w:r w:rsidDel="00000000" w:rsidR="00000000" w:rsidRPr="00000000">
        <w:rPr>
          <w:color w:val="000000"/>
          <w:sz w:val="22"/>
          <w:szCs w:val="22"/>
          <w:rtl w:val="0"/>
        </w:rPr>
        <w:t xml:space="preserve">H4: Price Range &amp; Warranty</w:t>
      </w:r>
    </w:p>
    <w:p w:rsidR="00000000" w:rsidDel="00000000" w:rsidP="00000000" w:rsidRDefault="00000000" w:rsidRPr="00000000" w14:paraId="00000113">
      <w:pPr>
        <w:spacing w:after="240" w:before="240" w:lineRule="auto"/>
        <w:rPr/>
      </w:pPr>
      <w:r w:rsidDel="00000000" w:rsidR="00000000" w:rsidRPr="00000000">
        <w:rPr>
          <w:rtl w:val="0"/>
        </w:rPr>
        <w:t xml:space="preserve">Typically priced between R1,800 and R2,400 in South Africa. Backed by a 2-year manufacturing defects warranty.</w:t>
      </w:r>
    </w:p>
    <w:p w:rsidR="00000000" w:rsidDel="00000000" w:rsidP="00000000" w:rsidRDefault="00000000" w:rsidRPr="00000000" w14:paraId="00000114">
      <w:pPr>
        <w:pStyle w:val="Heading4"/>
        <w:keepNext w:val="0"/>
        <w:keepLines w:val="0"/>
        <w:spacing w:after="40" w:before="240" w:lineRule="auto"/>
        <w:rPr/>
      </w:pPr>
      <w:bookmarkStart w:colFirst="0" w:colLast="0" w:name="_eay1ii26wuyu" w:id="57"/>
      <w:bookmarkEnd w:id="57"/>
      <w:r w:rsidDel="00000000" w:rsidR="00000000" w:rsidRPr="00000000">
        <w:rPr>
          <w:color w:val="000000"/>
          <w:sz w:val="22"/>
          <w:szCs w:val="22"/>
          <w:rtl w:val="0"/>
        </w:rPr>
        <w:t xml:space="preserve">H4: Where to buy</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 Zodiac Pacer is available for purchase via retailers including </w:t>
      </w:r>
      <w:hyperlink r:id="rId44">
        <w:r w:rsidDel="00000000" w:rsidR="00000000" w:rsidRPr="00000000">
          <w:rPr>
            <w:color w:val="1155cc"/>
            <w:u w:val="single"/>
            <w:rtl w:val="0"/>
          </w:rPr>
          <w:t xml:space="preserve">Zodiac</w:t>
        </w:r>
      </w:hyperlink>
      <w:r w:rsidDel="00000000" w:rsidR="00000000" w:rsidRPr="00000000">
        <w:rPr>
          <w:rtl w:val="0"/>
        </w:rPr>
        <w:t xml:space="preserve">, The Pool Team and Takealot.</w:t>
      </w:r>
    </w:p>
    <w:p w:rsidR="00000000" w:rsidDel="00000000" w:rsidP="00000000" w:rsidRDefault="00000000" w:rsidRPr="00000000" w14:paraId="00000116">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sz w:val="18"/>
                <w:szCs w:val="18"/>
              </w:rPr>
            </w:pPr>
            <w:r w:rsidDel="00000000" w:rsidR="00000000" w:rsidRPr="00000000">
              <w:rPr>
                <w:sz w:val="18"/>
                <w:szCs w:val="18"/>
              </w:rPr>
              <w:drawing>
                <wp:inline distB="114300" distT="114300" distL="114300" distR="114300">
                  <wp:extent cx="5810250" cy="2324100"/>
                  <wp:effectExtent b="0" l="0" r="0" t="0"/>
                  <wp:docPr id="9" name="image9.jpg"/>
                  <a:graphic>
                    <a:graphicData uri="http://schemas.openxmlformats.org/drawingml/2006/picture">
                      <pic:pic>
                        <pic:nvPicPr>
                          <pic:cNvPr id="0" name="image9.jpg"/>
                          <pic:cNvPicPr preferRelativeResize="0"/>
                        </pic:nvPicPr>
                        <pic:blipFill>
                          <a:blip r:embed="rId45"/>
                          <a:srcRect b="0" l="0" r="0" t="0"/>
                          <a:stretch>
                            <a:fillRect/>
                          </a:stretch>
                        </pic:blipFill>
                        <pic:spPr>
                          <a:xfrm>
                            <a:off x="0" y="0"/>
                            <a:ext cx="58102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119">
      <w:pPr>
        <w:rPr>
          <w:sz w:val="18"/>
          <w:szCs w:val="18"/>
        </w:rPr>
      </w:pPr>
      <w:r w:rsidDel="00000000" w:rsidR="00000000" w:rsidRPr="00000000">
        <w:rPr>
          <w:rtl w:val="0"/>
        </w:rPr>
      </w:r>
    </w:p>
    <w:p w:rsidR="00000000" w:rsidDel="00000000" w:rsidP="00000000" w:rsidRDefault="00000000" w:rsidRPr="00000000" w14:paraId="0000011A">
      <w:pPr>
        <w:pStyle w:val="Heading3"/>
        <w:rPr>
          <w:shd w:fill="auto" w:val="clear"/>
        </w:rPr>
      </w:pPr>
      <w:bookmarkStart w:colFirst="0" w:colLast="0" w:name="_nz4c0hbrmy0c" w:id="58"/>
      <w:bookmarkEnd w:id="58"/>
      <w:r w:rsidDel="00000000" w:rsidR="00000000" w:rsidRPr="00000000">
        <w:rPr>
          <w:shd w:fill="auto" w:val="clear"/>
          <w:rtl w:val="0"/>
        </w:rPr>
        <w:t xml:space="preserve">H3: 9. Gemini Pool Cleaner - Twin-diaphragm suction cleaner for improved debris handling</w:t>
      </w:r>
    </w:p>
    <w:p w:rsidR="00000000" w:rsidDel="00000000" w:rsidP="00000000" w:rsidRDefault="00000000" w:rsidRPr="00000000" w14:paraId="0000011B">
      <w:pPr>
        <w:spacing w:after="240" w:before="240" w:lineRule="auto"/>
        <w:rPr/>
      </w:pPr>
      <w:r w:rsidDel="00000000" w:rsidR="00000000" w:rsidRPr="00000000">
        <w:rPr>
          <w:rtl w:val="0"/>
        </w:rPr>
        <w:t xml:space="preserve">The Gemini is a budget-friendly </w:t>
      </w:r>
      <w:r w:rsidDel="00000000" w:rsidR="00000000" w:rsidRPr="00000000">
        <w:rPr>
          <w:rtl w:val="0"/>
        </w:rPr>
        <w:t xml:space="preserve">suction pool cleaner with dual diaphragm technology to deliver strong suction, reliable movement, and improved cleaning efficiency across floors and walls.</w:t>
      </w:r>
    </w:p>
    <w:p w:rsidR="00000000" w:rsidDel="00000000" w:rsidP="00000000" w:rsidRDefault="00000000" w:rsidRPr="00000000" w14:paraId="0000011C">
      <w:pPr>
        <w:pStyle w:val="Heading4"/>
        <w:keepNext w:val="0"/>
        <w:keepLines w:val="0"/>
        <w:spacing w:after="40" w:before="240" w:lineRule="auto"/>
        <w:rPr>
          <w:color w:val="000000"/>
          <w:sz w:val="22"/>
          <w:szCs w:val="22"/>
        </w:rPr>
      </w:pPr>
      <w:bookmarkStart w:colFirst="0" w:colLast="0" w:name="_6s33erktblg" w:id="59"/>
      <w:bookmarkEnd w:id="59"/>
      <w:r w:rsidDel="00000000" w:rsidR="00000000" w:rsidRPr="00000000">
        <w:rPr>
          <w:color w:val="000000"/>
          <w:sz w:val="22"/>
          <w:szCs w:val="22"/>
          <w:rtl w:val="0"/>
        </w:rPr>
        <w:t xml:space="preserve">H4: Coverage and Pool Compatibility</w:t>
      </w:r>
    </w:p>
    <w:p w:rsidR="00000000" w:rsidDel="00000000" w:rsidP="00000000" w:rsidRDefault="00000000" w:rsidRPr="00000000" w14:paraId="0000011D">
      <w:pPr>
        <w:spacing w:after="240" w:before="240" w:lineRule="auto"/>
        <w:rPr/>
      </w:pPr>
      <w:r w:rsidDel="00000000" w:rsidR="00000000" w:rsidRPr="00000000">
        <w:rPr>
          <w:rtl w:val="0"/>
        </w:rPr>
        <w:t xml:space="preserve">This device cleans the pool floor and walls. Suitable for in-ground pools up to 10 × 5 m and works effectively on most surfaces, including fibreglass, marbelite, and vinyl.</w:t>
      </w:r>
    </w:p>
    <w:p w:rsidR="00000000" w:rsidDel="00000000" w:rsidP="00000000" w:rsidRDefault="00000000" w:rsidRPr="00000000" w14:paraId="0000011E">
      <w:pPr>
        <w:pStyle w:val="Heading4"/>
        <w:keepNext w:val="0"/>
        <w:keepLines w:val="0"/>
        <w:spacing w:after="40" w:before="240" w:lineRule="auto"/>
        <w:rPr>
          <w:color w:val="000000"/>
          <w:sz w:val="22"/>
          <w:szCs w:val="22"/>
        </w:rPr>
      </w:pPr>
      <w:bookmarkStart w:colFirst="0" w:colLast="0" w:name="_8m99hzodl4ff" w:id="60"/>
      <w:bookmarkEnd w:id="60"/>
      <w:r w:rsidDel="00000000" w:rsidR="00000000" w:rsidRPr="00000000">
        <w:rPr>
          <w:color w:val="000000"/>
          <w:sz w:val="22"/>
          <w:szCs w:val="22"/>
          <w:rtl w:val="0"/>
        </w:rPr>
        <w:t xml:space="preserve">H4: Filtration and Debris Handling</w:t>
      </w:r>
    </w:p>
    <w:p w:rsidR="00000000" w:rsidDel="00000000" w:rsidP="00000000" w:rsidRDefault="00000000" w:rsidRPr="00000000" w14:paraId="0000011F">
      <w:pPr>
        <w:spacing w:after="240" w:before="240" w:lineRule="auto"/>
        <w:rPr/>
      </w:pPr>
      <w:r w:rsidDel="00000000" w:rsidR="00000000" w:rsidRPr="00000000">
        <w:rPr>
          <w:rtl w:val="0"/>
        </w:rPr>
        <w:t xml:space="preserve">The Gemini connects to the pool’s existing filtration system. Handles a wide range of debris sizes—from fine sand to larger leaves—using its powerful twin-diaphragm design.</w:t>
      </w:r>
    </w:p>
    <w:p w:rsidR="00000000" w:rsidDel="00000000" w:rsidP="00000000" w:rsidRDefault="00000000" w:rsidRPr="00000000" w14:paraId="00000120">
      <w:pPr>
        <w:pStyle w:val="Heading4"/>
        <w:keepNext w:val="0"/>
        <w:keepLines w:val="0"/>
        <w:spacing w:after="40" w:before="240" w:lineRule="auto"/>
        <w:rPr/>
      </w:pPr>
      <w:bookmarkStart w:colFirst="0" w:colLast="0" w:name="_mwbzx6hemt1n" w:id="61"/>
      <w:bookmarkEnd w:id="61"/>
      <w:r w:rsidDel="00000000" w:rsidR="00000000" w:rsidRPr="00000000">
        <w:rPr>
          <w:color w:val="000000"/>
          <w:sz w:val="22"/>
          <w:szCs w:val="22"/>
          <w:rtl w:val="0"/>
        </w:rPr>
        <w:t xml:space="preserve">H4: Key Features and Functionality</w:t>
      </w:r>
      <w:r w:rsidDel="00000000" w:rsidR="00000000" w:rsidRPr="00000000">
        <w:rPr>
          <w:rtl w:val="0"/>
        </w:rPr>
      </w:r>
    </w:p>
    <w:p w:rsidR="00000000" w:rsidDel="00000000" w:rsidP="00000000" w:rsidRDefault="00000000" w:rsidRPr="00000000" w14:paraId="00000121">
      <w:pPr>
        <w:numPr>
          <w:ilvl w:val="0"/>
          <w:numId w:val="14"/>
        </w:numPr>
        <w:spacing w:after="0" w:afterAutospacing="0" w:before="240" w:lineRule="auto"/>
        <w:ind w:left="720" w:hanging="360"/>
      </w:pPr>
      <w:r w:rsidDel="00000000" w:rsidR="00000000" w:rsidRPr="00000000">
        <w:rPr>
          <w:rtl w:val="0"/>
        </w:rPr>
        <w:t xml:space="preserve">Twin diaphragms for uninterrupted suction flow</w:t>
      </w:r>
    </w:p>
    <w:p w:rsidR="00000000" w:rsidDel="00000000" w:rsidP="00000000" w:rsidRDefault="00000000" w:rsidRPr="00000000" w14:paraId="00000122">
      <w:pPr>
        <w:numPr>
          <w:ilvl w:val="0"/>
          <w:numId w:val="14"/>
        </w:numPr>
        <w:spacing w:after="0" w:afterAutospacing="0" w:before="0" w:beforeAutospacing="0" w:lineRule="auto"/>
        <w:ind w:left="720" w:hanging="360"/>
      </w:pPr>
      <w:r w:rsidDel="00000000" w:rsidR="00000000" w:rsidRPr="00000000">
        <w:rPr>
          <w:rtl w:val="0"/>
        </w:rPr>
        <w:t xml:space="preserve">Designed to reduce clogging and loss of power</w:t>
      </w:r>
    </w:p>
    <w:p w:rsidR="00000000" w:rsidDel="00000000" w:rsidP="00000000" w:rsidRDefault="00000000" w:rsidRPr="00000000" w14:paraId="00000123">
      <w:pPr>
        <w:numPr>
          <w:ilvl w:val="0"/>
          <w:numId w:val="14"/>
        </w:numPr>
        <w:spacing w:after="0" w:afterAutospacing="0" w:before="0" w:beforeAutospacing="0" w:lineRule="auto"/>
        <w:ind w:left="720" w:hanging="360"/>
      </w:pPr>
      <w:r w:rsidDel="00000000" w:rsidR="00000000" w:rsidRPr="00000000">
        <w:rPr>
          <w:rtl w:val="0"/>
        </w:rPr>
        <w:t xml:space="preserve">Wide disc for better floor coverage</w:t>
      </w:r>
    </w:p>
    <w:p w:rsidR="00000000" w:rsidDel="00000000" w:rsidP="00000000" w:rsidRDefault="00000000" w:rsidRPr="00000000" w14:paraId="00000124">
      <w:pPr>
        <w:numPr>
          <w:ilvl w:val="0"/>
          <w:numId w:val="14"/>
        </w:numPr>
        <w:spacing w:after="0" w:afterAutospacing="0" w:before="0" w:beforeAutospacing="0" w:lineRule="auto"/>
        <w:ind w:left="720" w:hanging="360"/>
      </w:pPr>
      <w:r w:rsidDel="00000000" w:rsidR="00000000" w:rsidRPr="00000000">
        <w:rPr>
          <w:rtl w:val="0"/>
        </w:rPr>
        <w:t xml:space="preserve">Climbs walls and navigates most corners</w:t>
      </w:r>
    </w:p>
    <w:p w:rsidR="00000000" w:rsidDel="00000000" w:rsidP="00000000" w:rsidRDefault="00000000" w:rsidRPr="00000000" w14:paraId="00000125">
      <w:pPr>
        <w:numPr>
          <w:ilvl w:val="0"/>
          <w:numId w:val="14"/>
        </w:numPr>
        <w:spacing w:after="240" w:before="0" w:beforeAutospacing="0" w:lineRule="auto"/>
        <w:ind w:left="720" w:hanging="360"/>
      </w:pPr>
      <w:r w:rsidDel="00000000" w:rsidR="00000000" w:rsidRPr="00000000">
        <w:rPr>
          <w:rtl w:val="0"/>
        </w:rPr>
        <w:t xml:space="preserve">The combi pack includes hoses and connectors</w:t>
      </w:r>
    </w:p>
    <w:p w:rsidR="00000000" w:rsidDel="00000000" w:rsidP="00000000" w:rsidRDefault="00000000" w:rsidRPr="00000000" w14:paraId="00000126">
      <w:pPr>
        <w:pStyle w:val="Heading4"/>
        <w:keepNext w:val="0"/>
        <w:keepLines w:val="0"/>
        <w:spacing w:after="40" w:before="240" w:lineRule="auto"/>
        <w:rPr>
          <w:color w:val="000000"/>
          <w:sz w:val="22"/>
          <w:szCs w:val="22"/>
        </w:rPr>
      </w:pPr>
      <w:bookmarkStart w:colFirst="0" w:colLast="0" w:name="_tu2ifxawbt0t" w:id="62"/>
      <w:bookmarkEnd w:id="62"/>
      <w:r w:rsidDel="00000000" w:rsidR="00000000" w:rsidRPr="00000000">
        <w:rPr>
          <w:color w:val="000000"/>
          <w:sz w:val="22"/>
          <w:szCs w:val="22"/>
          <w:rtl w:val="0"/>
        </w:rPr>
        <w:t xml:space="preserve">H4: Price Range &amp; Warranty</w:t>
      </w:r>
    </w:p>
    <w:p w:rsidR="00000000" w:rsidDel="00000000" w:rsidP="00000000" w:rsidRDefault="00000000" w:rsidRPr="00000000" w14:paraId="00000127">
      <w:pPr>
        <w:spacing w:after="240" w:before="240" w:lineRule="auto"/>
        <w:rPr/>
      </w:pPr>
      <w:r w:rsidDel="00000000" w:rsidR="00000000" w:rsidRPr="00000000">
        <w:rPr>
          <w:rtl w:val="0"/>
        </w:rPr>
        <w:t xml:space="preserve">Typically priced between R1,300 and R2,000 in South Africa. Comes with a 2-year limited warranty.</w:t>
      </w:r>
    </w:p>
    <w:p w:rsidR="00000000" w:rsidDel="00000000" w:rsidP="00000000" w:rsidRDefault="00000000" w:rsidRPr="00000000" w14:paraId="00000128">
      <w:pPr>
        <w:pStyle w:val="Heading4"/>
        <w:keepNext w:val="0"/>
        <w:keepLines w:val="0"/>
        <w:spacing w:after="40" w:before="240" w:lineRule="auto"/>
        <w:rPr>
          <w:color w:val="000000"/>
          <w:sz w:val="22"/>
          <w:szCs w:val="22"/>
        </w:rPr>
      </w:pPr>
      <w:bookmarkStart w:colFirst="0" w:colLast="0" w:name="_qspbm5jhb4i" w:id="63"/>
      <w:bookmarkEnd w:id="63"/>
      <w:r w:rsidDel="00000000" w:rsidR="00000000" w:rsidRPr="00000000">
        <w:rPr>
          <w:color w:val="000000"/>
          <w:sz w:val="22"/>
          <w:szCs w:val="22"/>
          <w:rtl w:val="0"/>
        </w:rPr>
        <w:t xml:space="preserve">H4: Where to buy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Gemini pool cleaner is available from retailers including </w:t>
      </w:r>
      <w:hyperlink r:id="rId46">
        <w:r w:rsidDel="00000000" w:rsidR="00000000" w:rsidRPr="00000000">
          <w:rPr>
            <w:color w:val="1155cc"/>
            <w:u w:val="single"/>
            <w:rtl w:val="0"/>
          </w:rPr>
          <w:t xml:space="preserve">Pool Xpert</w:t>
        </w:r>
      </w:hyperlink>
      <w:r w:rsidDel="00000000" w:rsidR="00000000" w:rsidRPr="00000000">
        <w:rPr>
          <w:rtl w:val="0"/>
        </w:rPr>
        <w:t xml:space="preserve">, </w:t>
      </w:r>
      <w:hyperlink r:id="rId47">
        <w:r w:rsidDel="00000000" w:rsidR="00000000" w:rsidRPr="00000000">
          <w:rPr>
            <w:color w:val="1155cc"/>
            <w:u w:val="single"/>
            <w:rtl w:val="0"/>
          </w:rPr>
          <w:t xml:space="preserve">The Pool Team</w:t>
        </w:r>
      </w:hyperlink>
      <w:r w:rsidDel="00000000" w:rsidR="00000000" w:rsidRPr="00000000">
        <w:rPr>
          <w:rtl w:val="0"/>
        </w:rPr>
        <w:t xml:space="preserve">, Takealot and Swemgat.</w:t>
      </w:r>
    </w:p>
    <w:p w:rsidR="00000000" w:rsidDel="00000000" w:rsidP="00000000" w:rsidRDefault="00000000" w:rsidRPr="00000000" w14:paraId="0000012B">
      <w:pPr>
        <w:rPr>
          <w:highlight w:val="yellow"/>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sz w:val="18"/>
                <w:szCs w:val="18"/>
              </w:rPr>
            </w:pPr>
            <w:r w:rsidDel="00000000" w:rsidR="00000000" w:rsidRPr="00000000">
              <w:rPr>
                <w:sz w:val="18"/>
                <w:szCs w:val="18"/>
              </w:rPr>
              <w:drawing>
                <wp:inline distB="114300" distT="114300" distL="114300" distR="114300">
                  <wp:extent cx="5810250" cy="2324100"/>
                  <wp:effectExtent b="0" l="0" r="0" t="0"/>
                  <wp:docPr id="1" name="image2.jpg"/>
                  <a:graphic>
                    <a:graphicData uri="http://schemas.openxmlformats.org/drawingml/2006/picture">
                      <pic:pic>
                        <pic:nvPicPr>
                          <pic:cNvPr id="0" name="image2.jpg"/>
                          <pic:cNvPicPr preferRelativeResize="0"/>
                        </pic:nvPicPr>
                        <pic:blipFill>
                          <a:blip r:embed="rId48"/>
                          <a:srcRect b="0" l="0" r="0" t="0"/>
                          <a:stretch>
                            <a:fillRect/>
                          </a:stretch>
                        </pic:blipFill>
                        <pic:spPr>
                          <a:xfrm>
                            <a:off x="0" y="0"/>
                            <a:ext cx="58102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12E">
      <w:pPr>
        <w:rPr>
          <w:sz w:val="18"/>
          <w:szCs w:val="18"/>
        </w:rPr>
      </w:pPr>
      <w:r w:rsidDel="00000000" w:rsidR="00000000" w:rsidRPr="00000000">
        <w:rPr>
          <w:rtl w:val="0"/>
        </w:rPr>
      </w:r>
    </w:p>
    <w:p w:rsidR="00000000" w:rsidDel="00000000" w:rsidP="00000000" w:rsidRDefault="00000000" w:rsidRPr="00000000" w14:paraId="0000012F">
      <w:pPr>
        <w:pStyle w:val="Heading3"/>
        <w:rPr>
          <w:shd w:fill="auto" w:val="clear"/>
        </w:rPr>
      </w:pPr>
      <w:bookmarkStart w:colFirst="0" w:colLast="0" w:name="_i9nv194f3toq" w:id="64"/>
      <w:bookmarkEnd w:id="64"/>
      <w:r w:rsidDel="00000000" w:rsidR="00000000" w:rsidRPr="00000000">
        <w:rPr>
          <w:shd w:fill="auto" w:val="clear"/>
          <w:rtl w:val="0"/>
        </w:rPr>
        <w:t xml:space="preserve">H3: 10. Zodiac AX20 Activ - Suction cleaner with geared navigation and active scrubbing</w:t>
      </w:r>
    </w:p>
    <w:p w:rsidR="00000000" w:rsidDel="00000000" w:rsidP="00000000" w:rsidRDefault="00000000" w:rsidRPr="00000000" w14:paraId="00000130">
      <w:pPr>
        <w:spacing w:after="240" w:before="240" w:lineRule="auto"/>
        <w:rPr/>
      </w:pPr>
      <w:r w:rsidDel="00000000" w:rsidR="00000000" w:rsidRPr="00000000">
        <w:rPr>
          <w:rtl w:val="0"/>
        </w:rPr>
        <w:t xml:space="preserve">The Zodiac AX20 Active is a</w:t>
      </w:r>
      <w:r w:rsidDel="00000000" w:rsidR="00000000" w:rsidRPr="00000000">
        <w:rPr>
          <w:rtl w:val="0"/>
        </w:rPr>
        <w:t xml:space="preserve"> high-performance suction pool cleaner that combines intelligent navigation with powerful scrubbing for efficient cleaning of pool floors and walls.</w:t>
      </w:r>
    </w:p>
    <w:p w:rsidR="00000000" w:rsidDel="00000000" w:rsidP="00000000" w:rsidRDefault="00000000" w:rsidRPr="00000000" w14:paraId="00000131">
      <w:pPr>
        <w:pStyle w:val="Heading4"/>
        <w:keepNext w:val="0"/>
        <w:keepLines w:val="0"/>
        <w:spacing w:after="40" w:before="240" w:lineRule="auto"/>
        <w:rPr>
          <w:color w:val="000000"/>
          <w:sz w:val="22"/>
          <w:szCs w:val="22"/>
        </w:rPr>
      </w:pPr>
      <w:bookmarkStart w:colFirst="0" w:colLast="0" w:name="_ui2l2ciegoy3" w:id="65"/>
      <w:bookmarkEnd w:id="65"/>
      <w:r w:rsidDel="00000000" w:rsidR="00000000" w:rsidRPr="00000000">
        <w:rPr>
          <w:color w:val="000000"/>
          <w:sz w:val="22"/>
          <w:szCs w:val="22"/>
          <w:rtl w:val="0"/>
        </w:rPr>
        <w:t xml:space="preserve">H4: Coverage and Pool Compatibility</w:t>
      </w:r>
    </w:p>
    <w:p w:rsidR="00000000" w:rsidDel="00000000" w:rsidP="00000000" w:rsidRDefault="00000000" w:rsidRPr="00000000" w14:paraId="00000132">
      <w:pPr>
        <w:spacing w:after="240" w:before="240" w:lineRule="auto"/>
        <w:rPr/>
      </w:pPr>
      <w:r w:rsidDel="00000000" w:rsidR="00000000" w:rsidRPr="00000000">
        <w:rPr>
          <w:rtl w:val="0"/>
        </w:rPr>
        <w:t xml:space="preserve">This device cleans the pool floor and walls. Ideal for in-ground residential pools up to 10 × 5 m, and compatible with most surfaces including fibreglass, marbelite, and vinyl.</w:t>
      </w:r>
    </w:p>
    <w:p w:rsidR="00000000" w:rsidDel="00000000" w:rsidP="00000000" w:rsidRDefault="00000000" w:rsidRPr="00000000" w14:paraId="00000133">
      <w:pPr>
        <w:pStyle w:val="Heading4"/>
        <w:keepNext w:val="0"/>
        <w:keepLines w:val="0"/>
        <w:spacing w:after="40" w:before="240" w:lineRule="auto"/>
        <w:rPr>
          <w:color w:val="000000"/>
          <w:sz w:val="22"/>
          <w:szCs w:val="22"/>
        </w:rPr>
      </w:pPr>
      <w:bookmarkStart w:colFirst="0" w:colLast="0" w:name="_9daqb7yyfxz9" w:id="66"/>
      <w:bookmarkEnd w:id="66"/>
      <w:r w:rsidDel="00000000" w:rsidR="00000000" w:rsidRPr="00000000">
        <w:rPr>
          <w:color w:val="000000"/>
          <w:sz w:val="22"/>
          <w:szCs w:val="22"/>
          <w:rtl w:val="0"/>
        </w:rPr>
        <w:t xml:space="preserve">H4: Filtration and Debris Handling</w:t>
      </w:r>
    </w:p>
    <w:p w:rsidR="00000000" w:rsidDel="00000000" w:rsidP="00000000" w:rsidRDefault="00000000" w:rsidRPr="00000000" w14:paraId="00000134">
      <w:pPr>
        <w:spacing w:after="240" w:before="240" w:lineRule="auto"/>
        <w:rPr/>
      </w:pPr>
      <w:r w:rsidDel="00000000" w:rsidR="00000000" w:rsidRPr="00000000">
        <w:rPr>
          <w:rtl w:val="0"/>
        </w:rPr>
        <w:t xml:space="preserve">Connects to your pool’s weir or dedicated suction line and uses your filtration system. Efficiently captures fine dust, sand, and large debris via twist-and-lock hose for consistent flow.</w:t>
      </w:r>
    </w:p>
    <w:p w:rsidR="00000000" w:rsidDel="00000000" w:rsidP="00000000" w:rsidRDefault="00000000" w:rsidRPr="00000000" w14:paraId="00000135">
      <w:pPr>
        <w:pStyle w:val="Heading4"/>
        <w:keepNext w:val="0"/>
        <w:keepLines w:val="0"/>
        <w:spacing w:after="40" w:before="240" w:lineRule="auto"/>
        <w:rPr/>
      </w:pPr>
      <w:bookmarkStart w:colFirst="0" w:colLast="0" w:name="_uy3s94tjmf49" w:id="67"/>
      <w:bookmarkEnd w:id="67"/>
      <w:r w:rsidDel="00000000" w:rsidR="00000000" w:rsidRPr="00000000">
        <w:rPr>
          <w:color w:val="000000"/>
          <w:sz w:val="22"/>
          <w:szCs w:val="22"/>
          <w:rtl w:val="0"/>
        </w:rPr>
        <w:t xml:space="preserve">H4: Key Features and Functionality</w:t>
      </w:r>
      <w:r w:rsidDel="00000000" w:rsidR="00000000" w:rsidRPr="00000000">
        <w:rPr>
          <w:rtl w:val="0"/>
        </w:rPr>
      </w:r>
    </w:p>
    <w:p w:rsidR="00000000" w:rsidDel="00000000" w:rsidP="00000000" w:rsidRDefault="00000000" w:rsidRPr="00000000" w14:paraId="00000136">
      <w:pPr>
        <w:numPr>
          <w:ilvl w:val="0"/>
          <w:numId w:val="6"/>
        </w:numPr>
        <w:spacing w:after="0" w:afterAutospacing="0" w:before="240" w:lineRule="auto"/>
        <w:ind w:left="720" w:hanging="360"/>
        <w:rPr/>
      </w:pPr>
      <w:r w:rsidDel="00000000" w:rsidR="00000000" w:rsidRPr="00000000">
        <w:rPr>
          <w:rtl w:val="0"/>
        </w:rPr>
        <w:t xml:space="preserve">X-Drive Navigation for smart, patterned cleaning</w:t>
      </w:r>
    </w:p>
    <w:p w:rsidR="00000000" w:rsidDel="00000000" w:rsidP="00000000" w:rsidRDefault="00000000" w:rsidRPr="00000000" w14:paraId="00000137">
      <w:pPr>
        <w:numPr>
          <w:ilvl w:val="0"/>
          <w:numId w:val="6"/>
        </w:numPr>
        <w:spacing w:after="0" w:afterAutospacing="0" w:before="0" w:beforeAutospacing="0" w:lineRule="auto"/>
        <w:ind w:left="720" w:hanging="360"/>
        <w:rPr/>
      </w:pPr>
      <w:r w:rsidDel="00000000" w:rsidR="00000000" w:rsidRPr="00000000">
        <w:rPr>
          <w:rtl w:val="0"/>
        </w:rPr>
        <w:t xml:space="preserve">Dual scrubbers for lifting stubborn dirt and algae</w:t>
      </w:r>
    </w:p>
    <w:p w:rsidR="00000000" w:rsidDel="00000000" w:rsidP="00000000" w:rsidRDefault="00000000" w:rsidRPr="00000000" w14:paraId="00000138">
      <w:pPr>
        <w:numPr>
          <w:ilvl w:val="0"/>
          <w:numId w:val="6"/>
        </w:numPr>
        <w:spacing w:after="0" w:afterAutospacing="0" w:before="0" w:beforeAutospacing="0" w:lineRule="auto"/>
        <w:ind w:left="720" w:hanging="360"/>
        <w:rPr/>
      </w:pPr>
      <w:r w:rsidDel="00000000" w:rsidR="00000000" w:rsidRPr="00000000">
        <w:rPr>
          <w:rtl w:val="0"/>
        </w:rPr>
        <w:t xml:space="preserve">Climbs walls with ease for a deeper clean</w:t>
      </w:r>
    </w:p>
    <w:p w:rsidR="00000000" w:rsidDel="00000000" w:rsidP="00000000" w:rsidRDefault="00000000" w:rsidRPr="00000000" w14:paraId="00000139">
      <w:pPr>
        <w:numPr>
          <w:ilvl w:val="0"/>
          <w:numId w:val="6"/>
        </w:numPr>
        <w:spacing w:after="0" w:afterAutospacing="0" w:before="0" w:beforeAutospacing="0" w:lineRule="auto"/>
        <w:ind w:left="720" w:hanging="360"/>
        <w:rPr/>
      </w:pPr>
      <w:r w:rsidDel="00000000" w:rsidR="00000000" w:rsidRPr="00000000">
        <w:rPr>
          <w:rtl w:val="0"/>
        </w:rPr>
        <w:t xml:space="preserve">Twist-and-lock hose for secure suction and less power loss</w:t>
      </w:r>
    </w:p>
    <w:p w:rsidR="00000000" w:rsidDel="00000000" w:rsidP="00000000" w:rsidRDefault="00000000" w:rsidRPr="00000000" w14:paraId="0000013A">
      <w:pPr>
        <w:numPr>
          <w:ilvl w:val="0"/>
          <w:numId w:val="6"/>
        </w:numPr>
        <w:spacing w:after="240" w:before="0" w:beforeAutospacing="0" w:lineRule="auto"/>
        <w:ind w:left="720" w:hanging="360"/>
        <w:rPr/>
      </w:pPr>
      <w:r w:rsidDel="00000000" w:rsidR="00000000" w:rsidRPr="00000000">
        <w:rPr>
          <w:rtl w:val="0"/>
        </w:rPr>
        <w:t xml:space="preserve">Compatible with variable-speed and energy-efficient pumps</w:t>
      </w:r>
    </w:p>
    <w:p w:rsidR="00000000" w:rsidDel="00000000" w:rsidP="00000000" w:rsidRDefault="00000000" w:rsidRPr="00000000" w14:paraId="0000013B">
      <w:pPr>
        <w:pStyle w:val="Heading4"/>
        <w:keepNext w:val="0"/>
        <w:keepLines w:val="0"/>
        <w:spacing w:after="40" w:before="240" w:lineRule="auto"/>
        <w:rPr>
          <w:color w:val="000000"/>
          <w:sz w:val="22"/>
          <w:szCs w:val="22"/>
        </w:rPr>
      </w:pPr>
      <w:bookmarkStart w:colFirst="0" w:colLast="0" w:name="_ljwi4rrqtshd" w:id="68"/>
      <w:bookmarkEnd w:id="68"/>
      <w:r w:rsidDel="00000000" w:rsidR="00000000" w:rsidRPr="00000000">
        <w:rPr>
          <w:color w:val="000000"/>
          <w:sz w:val="22"/>
          <w:szCs w:val="22"/>
          <w:rtl w:val="0"/>
        </w:rPr>
        <w:t xml:space="preserve">H4: Price Range &amp; Warranty</w:t>
      </w:r>
    </w:p>
    <w:p w:rsidR="00000000" w:rsidDel="00000000" w:rsidP="00000000" w:rsidRDefault="00000000" w:rsidRPr="00000000" w14:paraId="0000013C">
      <w:pPr>
        <w:spacing w:after="240" w:before="240" w:lineRule="auto"/>
        <w:rPr/>
      </w:pPr>
      <w:r w:rsidDel="00000000" w:rsidR="00000000" w:rsidRPr="00000000">
        <w:rPr>
          <w:rtl w:val="0"/>
        </w:rPr>
        <w:t xml:space="preserve">Generally priced between R4,400 and R5,000 in South Africa. Includes a 2-year limited warranty.</w:t>
      </w:r>
    </w:p>
    <w:p w:rsidR="00000000" w:rsidDel="00000000" w:rsidP="00000000" w:rsidRDefault="00000000" w:rsidRPr="00000000" w14:paraId="0000013D">
      <w:pPr>
        <w:pStyle w:val="Heading4"/>
        <w:keepNext w:val="0"/>
        <w:keepLines w:val="0"/>
        <w:spacing w:after="40" w:before="240" w:lineRule="auto"/>
        <w:rPr>
          <w:color w:val="000000"/>
          <w:sz w:val="22"/>
          <w:szCs w:val="22"/>
        </w:rPr>
      </w:pPr>
      <w:bookmarkStart w:colFirst="0" w:colLast="0" w:name="_ngl9edatevo9" w:id="69"/>
      <w:bookmarkEnd w:id="69"/>
      <w:r w:rsidDel="00000000" w:rsidR="00000000" w:rsidRPr="00000000">
        <w:rPr>
          <w:color w:val="000000"/>
          <w:sz w:val="22"/>
          <w:szCs w:val="22"/>
          <w:rtl w:val="0"/>
        </w:rPr>
        <w:t xml:space="preserve">H4: Where to buy</w:t>
      </w:r>
    </w:p>
    <w:p w:rsidR="00000000" w:rsidDel="00000000" w:rsidP="00000000" w:rsidRDefault="00000000" w:rsidRPr="00000000" w14:paraId="0000013E">
      <w:pPr>
        <w:spacing w:after="240" w:before="240" w:lineRule="auto"/>
        <w:rPr/>
      </w:pPr>
      <w:r w:rsidDel="00000000" w:rsidR="00000000" w:rsidRPr="00000000">
        <w:rPr>
          <w:rtl w:val="0"/>
        </w:rPr>
        <w:t xml:space="preserve">The Zodiac AX20 Activ is available from retailers including </w:t>
      </w:r>
      <w:hyperlink r:id="rId49">
        <w:r w:rsidDel="00000000" w:rsidR="00000000" w:rsidRPr="00000000">
          <w:rPr>
            <w:color w:val="1155cc"/>
            <w:u w:val="single"/>
            <w:rtl w:val="0"/>
          </w:rPr>
          <w:t xml:space="preserve">Zodiac</w:t>
        </w:r>
      </w:hyperlink>
      <w:r w:rsidDel="00000000" w:rsidR="00000000" w:rsidRPr="00000000">
        <w:rPr>
          <w:rtl w:val="0"/>
        </w:rPr>
        <w:t xml:space="preserve">, </w:t>
      </w:r>
      <w:hyperlink r:id="rId50">
        <w:r w:rsidDel="00000000" w:rsidR="00000000" w:rsidRPr="00000000">
          <w:rPr>
            <w:color w:val="1155cc"/>
            <w:u w:val="single"/>
            <w:rtl w:val="0"/>
          </w:rPr>
          <w:t xml:space="preserve">The Pool Team</w:t>
        </w:r>
      </w:hyperlink>
      <w:r w:rsidDel="00000000" w:rsidR="00000000" w:rsidRPr="00000000">
        <w:rPr>
          <w:rtl w:val="0"/>
        </w:rPr>
        <w:t xml:space="preserve">, and </w:t>
      </w:r>
      <w:hyperlink r:id="rId51">
        <w:r w:rsidDel="00000000" w:rsidR="00000000" w:rsidRPr="00000000">
          <w:rPr>
            <w:color w:val="1155cc"/>
            <w:u w:val="single"/>
            <w:rtl w:val="0"/>
          </w:rPr>
          <w:t xml:space="preserve">Takealot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F">
      <w:pPr>
        <w:ind w:left="0" w:firstLine="0"/>
        <w:rPr>
          <w:highlight w:val="yellow"/>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sz w:val="18"/>
                <w:szCs w:val="18"/>
              </w:rPr>
            </w:pPr>
            <w:r w:rsidDel="00000000" w:rsidR="00000000" w:rsidRPr="00000000">
              <w:rPr>
                <w:sz w:val="18"/>
                <w:szCs w:val="18"/>
              </w:rPr>
              <w:drawing>
                <wp:inline distB="114300" distT="114300" distL="114300" distR="114300">
                  <wp:extent cx="5810250" cy="2324100"/>
                  <wp:effectExtent b="0" l="0" r="0" t="0"/>
                  <wp:docPr id="8" name="image7.jpg"/>
                  <a:graphic>
                    <a:graphicData uri="http://schemas.openxmlformats.org/drawingml/2006/picture">
                      <pic:pic>
                        <pic:nvPicPr>
                          <pic:cNvPr id="0" name="image7.jpg"/>
                          <pic:cNvPicPr preferRelativeResize="0"/>
                        </pic:nvPicPr>
                        <pic:blipFill>
                          <a:blip r:embed="rId52"/>
                          <a:srcRect b="0" l="0" r="0" t="0"/>
                          <a:stretch>
                            <a:fillRect/>
                          </a:stretch>
                        </pic:blipFill>
                        <pic:spPr>
                          <a:xfrm>
                            <a:off x="0" y="0"/>
                            <a:ext cx="58102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143">
      <w:pPr>
        <w:pStyle w:val="Heading3"/>
        <w:rPr>
          <w:shd w:fill="auto" w:val="clear"/>
        </w:rPr>
      </w:pPr>
      <w:bookmarkStart w:colFirst="0" w:colLast="0" w:name="_3ocrhkbqt360" w:id="70"/>
      <w:bookmarkEnd w:id="70"/>
      <w:commentRangeStart w:id="14"/>
      <w:commentRangeStart w:id="15"/>
      <w:r w:rsidDel="00000000" w:rsidR="00000000" w:rsidRPr="00000000">
        <w:rPr>
          <w:shd w:fill="auto" w:val="clear"/>
          <w:rtl w:val="0"/>
        </w:rPr>
        <w:t xml:space="preserve">H3: 11. </w:t>
      </w:r>
      <w:commentRangeEnd w:id="15"/>
      <w:r w:rsidDel="00000000" w:rsidR="00000000" w:rsidRPr="00000000">
        <w:commentReference w:id="15"/>
      </w:r>
      <w:r w:rsidDel="00000000" w:rsidR="00000000" w:rsidRPr="00000000">
        <w:rPr>
          <w:shd w:fill="auto" w:val="clear"/>
          <w:rtl w:val="0"/>
        </w:rPr>
        <w:t xml:space="preserve">BLU52 Navigator – Reliable suction cleaner with diaphragm drive and swing-arm mobility</w:t>
      </w:r>
    </w:p>
    <w:p w:rsidR="00000000" w:rsidDel="00000000" w:rsidP="00000000" w:rsidRDefault="00000000" w:rsidRPr="00000000" w14:paraId="00000144">
      <w:pPr>
        <w:spacing w:after="240" w:before="240" w:lineRule="auto"/>
        <w:rPr/>
      </w:pPr>
      <w:r w:rsidDel="00000000" w:rsidR="00000000" w:rsidRPr="00000000">
        <w:rPr>
          <w:rtl w:val="0"/>
        </w:rPr>
        <w:t xml:space="preserve">The BLU52 Navigator is a no-frills, efficient suction cleaner built for everyday residential pools. It uses durable diaphragm technology and a swinging float arm to keep moving steadily through different pool layouts.</w:t>
      </w:r>
    </w:p>
    <w:p w:rsidR="00000000" w:rsidDel="00000000" w:rsidP="00000000" w:rsidRDefault="00000000" w:rsidRPr="00000000" w14:paraId="00000145">
      <w:pPr>
        <w:pStyle w:val="Heading4"/>
        <w:keepNext w:val="0"/>
        <w:keepLines w:val="0"/>
        <w:spacing w:after="40" w:before="240" w:lineRule="auto"/>
        <w:rPr>
          <w:color w:val="000000"/>
          <w:sz w:val="22"/>
          <w:szCs w:val="22"/>
        </w:rPr>
      </w:pPr>
      <w:bookmarkStart w:colFirst="0" w:colLast="0" w:name="_119x9ivtl507" w:id="71"/>
      <w:bookmarkEnd w:id="71"/>
      <w:r w:rsidDel="00000000" w:rsidR="00000000" w:rsidRPr="00000000">
        <w:rPr>
          <w:color w:val="000000"/>
          <w:sz w:val="22"/>
          <w:szCs w:val="22"/>
          <w:rtl w:val="0"/>
        </w:rPr>
        <w:t xml:space="preserve">H4: Coverage and Pool Compatibility</w:t>
      </w:r>
    </w:p>
    <w:p w:rsidR="00000000" w:rsidDel="00000000" w:rsidP="00000000" w:rsidRDefault="00000000" w:rsidRPr="00000000" w14:paraId="00000146">
      <w:pPr>
        <w:spacing w:after="240" w:before="240" w:lineRule="auto"/>
        <w:rPr/>
      </w:pPr>
      <w:r w:rsidDel="00000000" w:rsidR="00000000" w:rsidRPr="00000000">
        <w:rPr>
          <w:rtl w:val="0"/>
        </w:rPr>
        <w:t xml:space="preserve">This unit cleans pool floors and some mild slopes; it’s best for pools without too many obstacles. The swinging float arm helps it navigate more effectively than static cleaners.</w:t>
      </w:r>
      <w:r w:rsidDel="00000000" w:rsidR="00000000" w:rsidRPr="00000000">
        <w:rPr>
          <w:rtl w:val="0"/>
        </w:rPr>
      </w:r>
    </w:p>
    <w:p w:rsidR="00000000" w:rsidDel="00000000" w:rsidP="00000000" w:rsidRDefault="00000000" w:rsidRPr="00000000" w14:paraId="00000147">
      <w:pPr>
        <w:pStyle w:val="Heading4"/>
        <w:keepNext w:val="0"/>
        <w:keepLines w:val="0"/>
        <w:spacing w:after="40" w:before="240" w:lineRule="auto"/>
        <w:rPr>
          <w:color w:val="000000"/>
          <w:sz w:val="22"/>
          <w:szCs w:val="22"/>
        </w:rPr>
      </w:pPr>
      <w:bookmarkStart w:colFirst="0" w:colLast="0" w:name="_46t8b7ncvgpn" w:id="72"/>
      <w:bookmarkEnd w:id="72"/>
      <w:r w:rsidDel="00000000" w:rsidR="00000000" w:rsidRPr="00000000">
        <w:rPr>
          <w:color w:val="000000"/>
          <w:sz w:val="22"/>
          <w:szCs w:val="22"/>
          <w:rtl w:val="0"/>
        </w:rPr>
        <w:t xml:space="preserve">H4: Filtration and Debris Handling</w:t>
      </w:r>
    </w:p>
    <w:p w:rsidR="00000000" w:rsidDel="00000000" w:rsidP="00000000" w:rsidRDefault="00000000" w:rsidRPr="00000000" w14:paraId="00000148">
      <w:pPr>
        <w:spacing w:after="240" w:before="240" w:lineRule="auto"/>
        <w:rPr/>
      </w:pPr>
      <w:r w:rsidDel="00000000" w:rsidR="00000000" w:rsidRPr="00000000">
        <w:rPr>
          <w:rtl w:val="0"/>
        </w:rPr>
        <w:t xml:space="preserve">The Navigator uses a diaphragm drive, a reliable suction mechanism that maintains steady power for effective debris pickup. It easily vacuums up fine dirt and small leaves, sending them through the hose to your pool’s filtration system for collection.</w:t>
      </w:r>
      <w:r w:rsidDel="00000000" w:rsidR="00000000" w:rsidRPr="00000000">
        <w:rPr>
          <w:rtl w:val="0"/>
        </w:rPr>
      </w:r>
    </w:p>
    <w:p w:rsidR="00000000" w:rsidDel="00000000" w:rsidP="00000000" w:rsidRDefault="00000000" w:rsidRPr="00000000" w14:paraId="00000149">
      <w:pPr>
        <w:pStyle w:val="Heading4"/>
        <w:keepNext w:val="0"/>
        <w:keepLines w:val="0"/>
        <w:spacing w:after="40" w:before="240" w:lineRule="auto"/>
        <w:rPr/>
      </w:pPr>
      <w:bookmarkStart w:colFirst="0" w:colLast="0" w:name="_kbbtzf9kmmwn" w:id="73"/>
      <w:bookmarkEnd w:id="73"/>
      <w:r w:rsidDel="00000000" w:rsidR="00000000" w:rsidRPr="00000000">
        <w:rPr>
          <w:color w:val="000000"/>
          <w:sz w:val="22"/>
          <w:szCs w:val="22"/>
          <w:rtl w:val="0"/>
        </w:rPr>
        <w:t xml:space="preserve">H4: Key Features and Functionality</w:t>
      </w:r>
      <w:r w:rsidDel="00000000" w:rsidR="00000000" w:rsidRPr="00000000">
        <w:rPr>
          <w:rtl w:val="0"/>
        </w:rPr>
      </w:r>
    </w:p>
    <w:p w:rsidR="00000000" w:rsidDel="00000000" w:rsidP="00000000" w:rsidRDefault="00000000" w:rsidRPr="00000000" w14:paraId="0000014A">
      <w:pPr>
        <w:numPr>
          <w:ilvl w:val="0"/>
          <w:numId w:val="2"/>
        </w:numPr>
        <w:spacing w:after="0" w:afterAutospacing="0" w:before="240" w:lineRule="auto"/>
        <w:ind w:left="720" w:hanging="360"/>
      </w:pPr>
      <w:r w:rsidDel="00000000" w:rsidR="00000000" w:rsidRPr="00000000">
        <w:rPr>
          <w:rtl w:val="0"/>
        </w:rPr>
        <w:t xml:space="preserve">The swinging float arm improves navigation and prevents the cleaner from getting stuck in corners.</w:t>
      </w:r>
    </w:p>
    <w:p w:rsidR="00000000" w:rsidDel="00000000" w:rsidP="00000000" w:rsidRDefault="00000000" w:rsidRPr="00000000" w14:paraId="0000014B">
      <w:pPr>
        <w:numPr>
          <w:ilvl w:val="0"/>
          <w:numId w:val="2"/>
        </w:numPr>
        <w:spacing w:after="0" w:afterAutospacing="0" w:before="0" w:beforeAutospacing="0" w:lineRule="auto"/>
        <w:ind w:left="720" w:hanging="360"/>
      </w:pPr>
      <w:r w:rsidDel="00000000" w:rsidR="00000000" w:rsidRPr="00000000">
        <w:rPr>
          <w:rtl w:val="0"/>
        </w:rPr>
        <w:t xml:space="preserve">Quiet, energy-efficient operation powered by your pool’s existing pump.</w:t>
      </w:r>
    </w:p>
    <w:p w:rsidR="00000000" w:rsidDel="00000000" w:rsidP="00000000" w:rsidRDefault="00000000" w:rsidRPr="00000000" w14:paraId="0000014C">
      <w:pPr>
        <w:numPr>
          <w:ilvl w:val="0"/>
          <w:numId w:val="2"/>
        </w:numPr>
        <w:spacing w:after="0" w:afterAutospacing="0" w:before="0" w:beforeAutospacing="0" w:lineRule="auto"/>
        <w:ind w:left="720" w:hanging="360"/>
      </w:pPr>
      <w:r w:rsidDel="00000000" w:rsidR="00000000" w:rsidRPr="00000000">
        <w:rPr>
          <w:rtl w:val="0"/>
        </w:rPr>
        <w:t xml:space="preserve">Durable diaphragm drive with fewer moving parts for simple, reliable performance.</w:t>
      </w:r>
    </w:p>
    <w:p w:rsidR="00000000" w:rsidDel="00000000" w:rsidP="00000000" w:rsidRDefault="00000000" w:rsidRPr="00000000" w14:paraId="0000014D">
      <w:pPr>
        <w:numPr>
          <w:ilvl w:val="0"/>
          <w:numId w:val="2"/>
        </w:numPr>
        <w:spacing w:after="240" w:before="0" w:beforeAutospacing="0" w:lineRule="auto"/>
        <w:ind w:left="720" w:hanging="360"/>
      </w:pPr>
      <w:r w:rsidDel="00000000" w:rsidR="00000000" w:rsidRPr="00000000">
        <w:rPr>
          <w:rtl w:val="0"/>
        </w:rPr>
        <w:t xml:space="preserve">Low-maintenance design with easy access to internal components for cleaning or replacement.</w:t>
      </w:r>
      <w:r w:rsidDel="00000000" w:rsidR="00000000" w:rsidRPr="00000000">
        <w:rPr>
          <w:rtl w:val="0"/>
        </w:rPr>
      </w:r>
    </w:p>
    <w:p w:rsidR="00000000" w:rsidDel="00000000" w:rsidP="00000000" w:rsidRDefault="00000000" w:rsidRPr="00000000" w14:paraId="0000014E">
      <w:pPr>
        <w:pStyle w:val="Heading4"/>
        <w:keepNext w:val="0"/>
        <w:keepLines w:val="0"/>
        <w:spacing w:after="40" w:before="240" w:lineRule="auto"/>
        <w:rPr>
          <w:color w:val="000000"/>
          <w:sz w:val="22"/>
          <w:szCs w:val="22"/>
        </w:rPr>
      </w:pPr>
      <w:bookmarkStart w:colFirst="0" w:colLast="0" w:name="_dzz732jmx1fd" w:id="74"/>
      <w:bookmarkEnd w:id="74"/>
      <w:r w:rsidDel="00000000" w:rsidR="00000000" w:rsidRPr="00000000">
        <w:rPr>
          <w:color w:val="000000"/>
          <w:sz w:val="22"/>
          <w:szCs w:val="22"/>
          <w:rtl w:val="0"/>
        </w:rPr>
        <w:t xml:space="preserve">H4: Price Range &amp; Warranty</w:t>
      </w:r>
    </w:p>
    <w:p w:rsidR="00000000" w:rsidDel="00000000" w:rsidP="00000000" w:rsidRDefault="00000000" w:rsidRPr="00000000" w14:paraId="0000014F">
      <w:pPr>
        <w:spacing w:after="240" w:before="240" w:lineRule="auto"/>
        <w:rPr/>
      </w:pPr>
      <w:r w:rsidDel="00000000" w:rsidR="00000000" w:rsidRPr="00000000">
        <w:rPr>
          <w:rtl w:val="0"/>
        </w:rPr>
        <w:t xml:space="preserve">The BLU52 Navigator typically retails between </w:t>
      </w:r>
      <w:r w:rsidDel="00000000" w:rsidR="00000000" w:rsidRPr="00000000">
        <w:rPr>
          <w:rtl w:val="0"/>
        </w:rPr>
        <w:t xml:space="preserve">R 999 and R 2,999</w:t>
      </w:r>
      <w:r w:rsidDel="00000000" w:rsidR="00000000" w:rsidRPr="00000000">
        <w:rPr>
          <w:rtl w:val="0"/>
        </w:rPr>
        <w:t xml:space="preserve"> in South Africa, depending on the retailer and package type (standard unit vs. combi pack). Comes with a standard 2-year warranty.</w:t>
      </w:r>
      <w:r w:rsidDel="00000000" w:rsidR="00000000" w:rsidRPr="00000000">
        <w:rPr>
          <w:rtl w:val="0"/>
        </w:rPr>
      </w:r>
    </w:p>
    <w:p w:rsidR="00000000" w:rsidDel="00000000" w:rsidP="00000000" w:rsidRDefault="00000000" w:rsidRPr="00000000" w14:paraId="00000150">
      <w:pPr>
        <w:pStyle w:val="Heading4"/>
        <w:keepNext w:val="0"/>
        <w:keepLines w:val="0"/>
        <w:spacing w:after="40" w:before="240" w:lineRule="auto"/>
        <w:rPr>
          <w:color w:val="000000"/>
          <w:sz w:val="22"/>
          <w:szCs w:val="22"/>
        </w:rPr>
      </w:pPr>
      <w:bookmarkStart w:colFirst="0" w:colLast="0" w:name="_tdvlhxp4mz6" w:id="75"/>
      <w:bookmarkEnd w:id="75"/>
      <w:r w:rsidDel="00000000" w:rsidR="00000000" w:rsidRPr="00000000">
        <w:rPr>
          <w:color w:val="000000"/>
          <w:sz w:val="22"/>
          <w:szCs w:val="22"/>
          <w:rtl w:val="0"/>
        </w:rPr>
        <w:t xml:space="preserve">H4: Where to buy</w:t>
      </w:r>
    </w:p>
    <w:p w:rsidR="00000000" w:rsidDel="00000000" w:rsidP="00000000" w:rsidRDefault="00000000" w:rsidRPr="00000000" w14:paraId="00000151">
      <w:pPr>
        <w:spacing w:after="240" w:before="240" w:lineRule="auto"/>
        <w:rPr/>
      </w:pPr>
      <w:r w:rsidDel="00000000" w:rsidR="00000000" w:rsidRPr="00000000">
        <w:rPr>
          <w:rtl w:val="0"/>
        </w:rPr>
        <w:t xml:space="preserve">The BLU52 Navigator is available via distributors including </w:t>
      </w:r>
      <w:hyperlink r:id="rId53">
        <w:r w:rsidDel="00000000" w:rsidR="00000000" w:rsidRPr="00000000">
          <w:rPr>
            <w:color w:val="1155cc"/>
            <w:u w:val="single"/>
            <w:rtl w:val="0"/>
          </w:rPr>
          <w:t xml:space="preserve">Checkers Hyper</w:t>
        </w:r>
      </w:hyperlink>
      <w:r w:rsidDel="00000000" w:rsidR="00000000" w:rsidRPr="00000000">
        <w:rPr>
          <w:rtl w:val="0"/>
        </w:rPr>
        <w:t xml:space="preserve">, </w:t>
      </w:r>
      <w:hyperlink r:id="rId54">
        <w:r w:rsidDel="00000000" w:rsidR="00000000" w:rsidRPr="00000000">
          <w:rPr>
            <w:color w:val="1155cc"/>
            <w:u w:val="single"/>
            <w:rtl w:val="0"/>
          </w:rPr>
          <w:t xml:space="preserve">Leroy Merlin</w:t>
        </w:r>
      </w:hyperlink>
      <w:r w:rsidDel="00000000" w:rsidR="00000000" w:rsidRPr="00000000">
        <w:rPr>
          <w:rtl w:val="0"/>
        </w:rPr>
        <w:t xml:space="preserve">, and more. It is also available on </w:t>
      </w:r>
      <w:hyperlink r:id="rId55">
        <w:r w:rsidDel="00000000" w:rsidR="00000000" w:rsidRPr="00000000">
          <w:rPr>
            <w:color w:val="1155cc"/>
            <w:u w:val="single"/>
            <w:rtl w:val="0"/>
          </w:rPr>
          <w:t xml:space="preserve">Takealot</w:t>
        </w:r>
      </w:hyperlink>
      <w:r w:rsidDel="00000000" w:rsidR="00000000" w:rsidRPr="00000000">
        <w:rPr>
          <w:rtl w:val="0"/>
        </w:rPr>
        <w:t xml:space="preserve">.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sz w:val="18"/>
                <w:szCs w:val="18"/>
              </w:rPr>
            </w:pPr>
            <w:r w:rsidDel="00000000" w:rsidR="00000000" w:rsidRPr="00000000">
              <w:rPr>
                <w:sz w:val="18"/>
                <w:szCs w:val="18"/>
              </w:rPr>
              <w:drawing>
                <wp:inline distB="114300" distT="114300" distL="114300" distR="114300">
                  <wp:extent cx="5810250" cy="2324100"/>
                  <wp:effectExtent b="0" l="0" r="0" t="0"/>
                  <wp:docPr id="4" name="image1.jpg"/>
                  <a:graphic>
                    <a:graphicData uri="http://schemas.openxmlformats.org/drawingml/2006/picture">
                      <pic:pic>
                        <pic:nvPicPr>
                          <pic:cNvPr id="0" name="image1.jpg"/>
                          <pic:cNvPicPr preferRelativeResize="0"/>
                        </pic:nvPicPr>
                        <pic:blipFill>
                          <a:blip r:embed="rId56"/>
                          <a:srcRect b="0" l="0" r="0" t="0"/>
                          <a:stretch>
                            <a:fillRect/>
                          </a:stretch>
                        </pic:blipFill>
                        <pic:spPr>
                          <a:xfrm>
                            <a:off x="0" y="0"/>
                            <a:ext cx="58102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156">
      <w:pPr>
        <w:rPr>
          <w:sz w:val="20"/>
          <w:szCs w:val="20"/>
        </w:rPr>
      </w:pPr>
      <w:r w:rsidDel="00000000" w:rsidR="00000000" w:rsidRPr="00000000">
        <w:pict>
          <v:rect style="width:0.0pt;height:1.5pt" o:hr="t" o:hrstd="t" o:hralign="center" fillcolor="#A0A0A0" stroked="f"/>
        </w:pict>
      </w:r>
      <w:r w:rsidDel="00000000" w:rsidR="00000000" w:rsidRPr="00000000">
        <w:rPr>
          <w:i w:val="1"/>
          <w:iCs w:val="1"/>
          <w:sz w:val="20"/>
          <w:szCs w:val="20"/>
          <w:rtl w:val="0"/>
        </w:rPr>
        <w:t xml:space="preserve">Optional value-add section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rPr>
          <w:highlight w:val="cyan"/>
        </w:rPr>
      </w:pPr>
      <w:bookmarkStart w:colFirst="0" w:colLast="0" w:name="_5jtjm1braca5" w:id="76"/>
      <w:bookmarkEnd w:id="76"/>
      <w:r w:rsidDel="00000000" w:rsidR="00000000" w:rsidRPr="00000000">
        <w:rPr>
          <w:highlight w:val="cyan"/>
          <w:rtl w:val="0"/>
        </w:rPr>
        <w:t xml:space="preserve">* H2: </w:t>
      </w:r>
      <w:r w:rsidDel="00000000" w:rsidR="00000000" w:rsidRPr="00000000">
        <w:rPr>
          <w:highlight w:val="cyan"/>
          <w:rtl w:val="0"/>
        </w:rPr>
        <w:t xml:space="preserve">What is the best automatic pool cleaner in South Africa?</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The best automatic pool cleaner for your pool depends on factors like pool size, surface finish, budget, and how hands-off you want to be.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For robotic models, the </w:t>
      </w:r>
      <w:hyperlink w:anchor="_t9wetlx42l3t">
        <w:r w:rsidDel="00000000" w:rsidR="00000000" w:rsidRPr="00000000">
          <w:rPr>
            <w:color w:val="1155cc"/>
            <w:u w:val="single"/>
            <w:rtl w:val="0"/>
          </w:rPr>
          <w:t xml:space="preserve">Baracuda XA4030 iQ</w:t>
        </w:r>
      </w:hyperlink>
      <w:r w:rsidDel="00000000" w:rsidR="00000000" w:rsidRPr="00000000">
        <w:rPr>
          <w:rtl w:val="0"/>
        </w:rPr>
        <w:t xml:space="preserve"> and </w:t>
      </w:r>
      <w:hyperlink w:anchor="_15z1dod96ipj">
        <w:r w:rsidDel="00000000" w:rsidR="00000000" w:rsidRPr="00000000">
          <w:rPr>
            <w:color w:val="1155cc"/>
            <w:u w:val="single"/>
            <w:rtl w:val="0"/>
          </w:rPr>
          <w:t xml:space="preserve">Zodiac ALPHA RA6700iQ</w:t>
        </w:r>
      </w:hyperlink>
      <w:r w:rsidDel="00000000" w:rsidR="00000000" w:rsidRPr="00000000">
        <w:rPr>
          <w:rtl w:val="0"/>
        </w:rPr>
        <w:t xml:space="preserve"> offer full floor, wall, and waterline coverage with app control and dual-level filtration—ideal for larger pools and users wanting advanced features.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 </w:t>
      </w:r>
      <w:hyperlink w:anchor="_wvxjljt4f2hr">
        <w:r w:rsidDel="00000000" w:rsidR="00000000" w:rsidRPr="00000000">
          <w:rPr>
            <w:color w:val="1155cc"/>
            <w:u w:val="single"/>
            <w:rtl w:val="0"/>
          </w:rPr>
          <w:t xml:space="preserve">Zodiac CNX4090iQ</w:t>
        </w:r>
      </w:hyperlink>
      <w:r w:rsidDel="00000000" w:rsidR="00000000" w:rsidRPr="00000000">
        <w:rPr>
          <w:rtl w:val="0"/>
        </w:rPr>
        <w:t xml:space="preserve"> is also a strong option for those looking for cordless convenience with robust cleaning power.</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On the suction side, the </w:t>
      </w:r>
      <w:hyperlink w:anchor="_i9nv194f3toq">
        <w:r w:rsidDel="00000000" w:rsidR="00000000" w:rsidRPr="00000000">
          <w:rPr>
            <w:color w:val="1155cc"/>
            <w:u w:val="single"/>
            <w:rtl w:val="0"/>
          </w:rPr>
          <w:t xml:space="preserve">Zodiac AX20 Activ</w:t>
        </w:r>
      </w:hyperlink>
      <w:r w:rsidDel="00000000" w:rsidR="00000000" w:rsidRPr="00000000">
        <w:rPr>
          <w:rtl w:val="0"/>
        </w:rPr>
        <w:t xml:space="preserve"> and </w:t>
      </w:r>
      <w:hyperlink w:anchor="_p7ak3nopt3dm">
        <w:r w:rsidDel="00000000" w:rsidR="00000000" w:rsidRPr="00000000">
          <w:rPr>
            <w:color w:val="1155cc"/>
            <w:u w:val="single"/>
            <w:rtl w:val="0"/>
          </w:rPr>
          <w:t xml:space="preserve">Baracuda Tracker</w:t>
        </w:r>
      </w:hyperlink>
      <w:r w:rsidDel="00000000" w:rsidR="00000000" w:rsidRPr="00000000">
        <w:rPr>
          <w:rtl w:val="0"/>
        </w:rPr>
        <w:t xml:space="preserve"> stand out for their geared navigation, wall-climbing ability, and scrubbing performance.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Budget-conscious buyers may also find excellent value in the </w:t>
      </w:r>
      <w:hyperlink w:anchor="_nz4c0hbrmy0c">
        <w:r w:rsidDel="00000000" w:rsidR="00000000" w:rsidRPr="00000000">
          <w:rPr>
            <w:color w:val="1155cc"/>
            <w:u w:val="single"/>
            <w:rtl w:val="0"/>
          </w:rPr>
          <w:t xml:space="preserve">Gemini</w:t>
        </w:r>
      </w:hyperlink>
      <w:r w:rsidDel="00000000" w:rsidR="00000000" w:rsidRPr="00000000">
        <w:rPr>
          <w:rtl w:val="0"/>
        </w:rPr>
        <w:t xml:space="preserve"> or </w:t>
      </w:r>
      <w:hyperlink w:anchor="_3sgpxachwdjy">
        <w:r w:rsidDel="00000000" w:rsidR="00000000" w:rsidRPr="00000000">
          <w:rPr>
            <w:color w:val="1155cc"/>
            <w:u w:val="single"/>
            <w:rtl w:val="0"/>
          </w:rPr>
          <w:t xml:space="preserve">Zodiac Pacer</w:t>
        </w:r>
      </w:hyperlink>
      <w:r w:rsidDel="00000000" w:rsidR="00000000" w:rsidRPr="00000000">
        <w:rPr>
          <w:rtl w:val="0"/>
        </w:rPr>
        <w:t xml:space="preserve">, which offer reliable floor and wall cleaning at lower price points.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Need help finding an automatic pool cleaner that suits your cleaning needs? </w:t>
      </w:r>
      <w:hyperlink r:id="rId57">
        <w:r w:rsidDel="00000000" w:rsidR="00000000" w:rsidRPr="00000000">
          <w:rPr>
            <w:color w:val="1155cc"/>
            <w:u w:val="single"/>
            <w:rtl w:val="0"/>
          </w:rPr>
          <w:t xml:space="preserve">Contact us</w:t>
        </w:r>
      </w:hyperlink>
      <w:r w:rsidDel="00000000" w:rsidR="00000000" w:rsidRPr="00000000">
        <w:rPr>
          <w:rtl w:val="0"/>
        </w:rPr>
        <w:t xml:space="preserve"> for expert advice.</w:t>
      </w:r>
    </w:p>
    <w:p w:rsidR="00000000" w:rsidDel="00000000" w:rsidP="00000000" w:rsidRDefault="00000000" w:rsidRPr="00000000" w14:paraId="00000164">
      <w:pPr>
        <w:rPr>
          <w:sz w:val="20"/>
          <w:szCs w:val="20"/>
        </w:rPr>
      </w:pPr>
      <w:r w:rsidDel="00000000" w:rsidR="00000000" w:rsidRPr="00000000">
        <w:rPr>
          <w:rtl w:val="0"/>
        </w:rPr>
      </w:r>
    </w:p>
    <w:p w:rsidR="00000000" w:rsidDel="00000000" w:rsidP="00000000" w:rsidRDefault="00000000" w:rsidRPr="00000000" w14:paraId="00000165">
      <w:pPr>
        <w:rPr>
          <w:sz w:val="20"/>
          <w:szCs w:val="20"/>
        </w:rPr>
      </w:pPr>
      <w:r w:rsidDel="00000000" w:rsidR="00000000" w:rsidRPr="00000000">
        <w:rPr>
          <w:rtl w:val="0"/>
        </w:rPr>
      </w:r>
    </w:p>
    <w:p w:rsidR="00000000" w:rsidDel="00000000" w:rsidP="00000000" w:rsidRDefault="00000000" w:rsidRPr="00000000" w14:paraId="00000166">
      <w:pPr>
        <w:rPr>
          <w:sz w:val="20"/>
          <w:szCs w:val="20"/>
        </w:rPr>
      </w:pPr>
      <w:r w:rsidDel="00000000" w:rsidR="00000000" w:rsidRPr="00000000">
        <w:pict>
          <v:rect style="width:0.0pt;height:1.5pt" o:hr="t" o:hrstd="t" o:hralign="center" fillcolor="#A0A0A0" stroked="f"/>
        </w:pict>
      </w:r>
      <w:r w:rsidDel="00000000" w:rsidR="00000000" w:rsidRPr="00000000">
        <w:rPr>
          <w:sz w:val="20"/>
          <w:szCs w:val="20"/>
          <w:rtl w:val="0"/>
        </w:rPr>
        <w:t xml:space="preserve">summary/conclusion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rPr/>
      </w:pPr>
      <w:bookmarkStart w:colFirst="0" w:colLast="0" w:name="_djtpecadzi1h" w:id="77"/>
      <w:bookmarkEnd w:id="77"/>
      <w:r w:rsidDel="00000000" w:rsidR="00000000" w:rsidRPr="00000000">
        <w:rPr>
          <w:highlight w:val="cyan"/>
          <w:rtl w:val="0"/>
        </w:rPr>
        <w:t xml:space="preserve">H2: Final Thoughts on The Best Automatic Pool Cleaners in South Africa</w:t>
      </w: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Ready to make pool cleaning easier with an automatic pool cleaner? </w:t>
      </w:r>
    </w:p>
    <w:p w:rsidR="00000000" w:rsidDel="00000000" w:rsidP="00000000" w:rsidRDefault="00000000" w:rsidRPr="00000000" w14:paraId="00000169">
      <w:pPr>
        <w:spacing w:after="240" w:before="240" w:lineRule="auto"/>
        <w:rPr/>
      </w:pPr>
      <w:r w:rsidDel="00000000" w:rsidR="00000000" w:rsidRPr="00000000">
        <w:rPr>
          <w:rtl w:val="0"/>
        </w:rPr>
        <w:t xml:space="preserve">Browse our full</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range of automatic pool cleaners</w:t>
        </w:r>
      </w:hyperlink>
      <w:r w:rsidDel="00000000" w:rsidR="00000000" w:rsidRPr="00000000">
        <w:rPr>
          <w:rtl w:val="0"/>
        </w:rPr>
        <w:t xml:space="preserve">, including </w:t>
      </w:r>
      <w:hyperlink r:id="rId60">
        <w:r w:rsidDel="00000000" w:rsidR="00000000" w:rsidRPr="00000000">
          <w:rPr>
            <w:color w:val="1155cc"/>
            <w:u w:val="single"/>
            <w:rtl w:val="0"/>
          </w:rPr>
          <w:t xml:space="preserve">robotic pool cleaners</w:t>
        </w:r>
      </w:hyperlink>
      <w:r w:rsidDel="00000000" w:rsidR="00000000" w:rsidRPr="00000000">
        <w:rPr>
          <w:rtl w:val="0"/>
        </w:rPr>
        <w:t xml:space="preserve"> or</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suction pool cleaners</w:t>
        </w:r>
      </w:hyperlink>
      <w:r w:rsidDel="00000000" w:rsidR="00000000" w:rsidRPr="00000000">
        <w:rPr>
          <w:rtl w:val="0"/>
        </w:rPr>
        <w:t xml:space="preserve">. Then, use our</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interactive map</w:t>
        </w:r>
      </w:hyperlink>
      <w:r w:rsidDel="00000000" w:rsidR="00000000" w:rsidRPr="00000000">
        <w:rPr>
          <w:rtl w:val="0"/>
        </w:rPr>
        <w:t xml:space="preserve"> to find a pool store that stocks Baracuda products near you. </w:t>
      </w:r>
    </w:p>
    <w:p w:rsidR="00000000" w:rsidDel="00000000" w:rsidP="00000000" w:rsidRDefault="00000000" w:rsidRPr="00000000" w14:paraId="0000016A">
      <w:pPr>
        <w:spacing w:after="240" w:before="240" w:lineRule="auto"/>
        <w:rPr/>
      </w:pPr>
      <w:r w:rsidDel="00000000" w:rsidR="00000000" w:rsidRPr="00000000">
        <w:rPr>
          <w:rtl w:val="0"/>
        </w:rPr>
        <w:t xml:space="preserve">Still considering your options and trying to make the right decision? Here are a few tips:</w:t>
      </w:r>
    </w:p>
    <w:p w:rsidR="00000000" w:rsidDel="00000000" w:rsidP="00000000" w:rsidRDefault="00000000" w:rsidRPr="00000000" w14:paraId="0000016B">
      <w:pPr>
        <w:numPr>
          <w:ilvl w:val="0"/>
          <w:numId w:val="10"/>
        </w:numPr>
        <w:spacing w:after="0" w:afterAutospacing="0" w:before="240" w:lineRule="auto"/>
        <w:ind w:left="720" w:hanging="360"/>
        <w:rPr>
          <w:u w:val="none"/>
        </w:rPr>
      </w:pPr>
      <w:r w:rsidDel="00000000" w:rsidR="00000000" w:rsidRPr="00000000">
        <w:rPr>
          <w:rtl w:val="0"/>
        </w:rPr>
        <w:t xml:space="preserve">Start by assessing your pool’s specific requirements. Consider factors such as pool size, surface finish, shape, debris load, and filtration setup. Also, think about whether you prefer a fully automated system or one that works in tandem with your existing pool pump and filter.</w:t>
      </w:r>
    </w:p>
    <w:p w:rsidR="00000000" w:rsidDel="00000000" w:rsidP="00000000" w:rsidRDefault="00000000" w:rsidRPr="00000000" w14:paraId="0000016C">
      <w:pPr>
        <w:numPr>
          <w:ilvl w:val="0"/>
          <w:numId w:val="10"/>
        </w:numPr>
        <w:spacing w:after="0" w:afterAutospacing="0" w:before="0" w:beforeAutospacing="0" w:lineRule="auto"/>
        <w:ind w:left="720" w:hanging="360"/>
        <w:rPr>
          <w:u w:val="none"/>
        </w:rPr>
      </w:pPr>
      <w:r w:rsidDel="00000000" w:rsidR="00000000" w:rsidRPr="00000000">
        <w:rPr>
          <w:rtl w:val="0"/>
        </w:rPr>
        <w:t xml:space="preserve">Robotic cleaners are ideal for larger or heavily used pools, offering superior cleaning performance, independent operation, and smart features like programmable cycles and app control. </w:t>
      </w:r>
    </w:p>
    <w:p w:rsidR="00000000" w:rsidDel="00000000" w:rsidP="00000000" w:rsidRDefault="00000000" w:rsidRPr="00000000" w14:paraId="0000016D">
      <w:pPr>
        <w:numPr>
          <w:ilvl w:val="0"/>
          <w:numId w:val="10"/>
        </w:numPr>
        <w:spacing w:after="240" w:before="0" w:beforeAutospacing="0" w:lineRule="auto"/>
        <w:ind w:left="720" w:hanging="360"/>
        <w:rPr>
          <w:u w:val="none"/>
        </w:rPr>
      </w:pPr>
      <w:r w:rsidDel="00000000" w:rsidR="00000000" w:rsidRPr="00000000">
        <w:rPr>
          <w:rtl w:val="0"/>
        </w:rPr>
        <w:t xml:space="preserve">Suction cleaners, on the other hand, are well-suited to smaller pools with lighter debris and offer a more budget-friendly, low-maintenance solution. </w:t>
      </w: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This related article covers </w:t>
      </w:r>
      <w:hyperlink r:id="rId65">
        <w:r w:rsidDel="00000000" w:rsidR="00000000" w:rsidRPr="00000000">
          <w:rPr>
            <w:color w:val="1155cc"/>
            <w:u w:val="single"/>
            <w:rtl w:val="0"/>
          </w:rPr>
          <w:t xml:space="preserve">how to choose the right automatic pool cleaner</w:t>
        </w:r>
      </w:hyperlink>
      <w:r w:rsidDel="00000000" w:rsidR="00000000" w:rsidRPr="00000000">
        <w:rPr>
          <w:rtl w:val="0"/>
        </w:rPr>
        <w:t xml:space="preserve">,</w:t>
      </w:r>
      <w:r w:rsidDel="00000000" w:rsidR="00000000" w:rsidRPr="00000000">
        <w:rPr>
          <w:rtl w:val="0"/>
        </w:rPr>
        <w:t xml:space="preserve"> where we unpack key considerations fully. On our blog, we also cover guides that cover </w:t>
      </w:r>
      <w:hyperlink r:id="rId66">
        <w:r w:rsidDel="00000000" w:rsidR="00000000" w:rsidRPr="00000000">
          <w:rPr>
            <w:color w:val="1155cc"/>
            <w:u w:val="single"/>
            <w:rtl w:val="0"/>
          </w:rPr>
          <w:t xml:space="preserve">everything you need to know about suction pool cleaners</w:t>
        </w:r>
      </w:hyperlink>
      <w:r w:rsidDel="00000000" w:rsidR="00000000" w:rsidRPr="00000000">
        <w:rPr>
          <w:rtl w:val="0"/>
        </w:rPr>
        <w:t xml:space="preserve">, </w:t>
      </w:r>
      <w:hyperlink r:id="rId67">
        <w:r w:rsidDel="00000000" w:rsidR="00000000" w:rsidRPr="00000000">
          <w:rPr>
            <w:color w:val="1155cc"/>
            <w:u w:val="single"/>
            <w:rtl w:val="0"/>
          </w:rPr>
          <w:t xml:space="preserve">weekly pool maintenance</w:t>
        </w:r>
      </w:hyperlink>
      <w:r w:rsidDel="00000000" w:rsidR="00000000" w:rsidRPr="00000000">
        <w:rPr>
          <w:rtl w:val="0"/>
        </w:rPr>
        <w:t xml:space="preserve">, tips for </w:t>
      </w:r>
      <w:hyperlink r:id="rId68">
        <w:r w:rsidDel="00000000" w:rsidR="00000000" w:rsidRPr="00000000">
          <w:rPr>
            <w:color w:val="1155cc"/>
            <w:u w:val="single"/>
            <w:rtl w:val="0"/>
          </w:rPr>
          <w:t xml:space="preserve">maintaining pool equipment during loadshedding</w:t>
        </w:r>
      </w:hyperlink>
      <w:r w:rsidDel="00000000" w:rsidR="00000000" w:rsidRPr="00000000">
        <w:rPr>
          <w:rtl w:val="0"/>
        </w:rPr>
        <w:t xml:space="preserve">, and more - ideal for pool owners.</w:t>
      </w:r>
    </w:p>
    <w:p w:rsidR="00000000" w:rsidDel="00000000" w:rsidP="00000000" w:rsidRDefault="00000000" w:rsidRPr="00000000" w14:paraId="0000016F">
      <w:pPr>
        <w:spacing w:after="240" w:before="240" w:lineRule="auto"/>
        <w:rPr/>
      </w:pPr>
      <w:r w:rsidDel="00000000" w:rsidR="00000000" w:rsidRPr="00000000">
        <w:rPr>
          <w:rtl w:val="0"/>
        </w:rPr>
        <w:t xml:space="preserve">You can also </w:t>
      </w:r>
      <w:hyperlink r:id="rId69">
        <w:r w:rsidDel="00000000" w:rsidR="00000000" w:rsidRPr="00000000">
          <w:rPr>
            <w:color w:val="1155cc"/>
            <w:u w:val="single"/>
            <w:rtl w:val="0"/>
          </w:rPr>
          <w:t xml:space="preserve">contact us</w:t>
        </w:r>
      </w:hyperlink>
      <w:r w:rsidDel="00000000" w:rsidR="00000000" w:rsidRPr="00000000">
        <w:rPr>
          <w:rtl w:val="0"/>
        </w:rPr>
        <w:t xml:space="preserve"> to get personalised advice from experts on our team.</w:t>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sz w:val="20"/>
          <w:szCs w:val="20"/>
        </w:rPr>
      </w:pPr>
      <w:r w:rsidDel="00000000" w:rsidR="00000000" w:rsidRPr="00000000">
        <w:rPr>
          <w:rtl w:val="0"/>
        </w:rPr>
      </w:r>
    </w:p>
    <w:sectPr>
      <w:footerReference r:id="rId7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uart Marsden" w:id="14" w:date="2025-10-08T07:16:20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review: Kreepy Krauly Bullshark Pro replaced with BLU52 Navigator</w:t>
      </w:r>
    </w:p>
  </w:comment>
  <w:comment w:author="Segametsi Losaba" w:id="15" w:date="2025-09-17T12:14:57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@stuart@woww.co.za please replace with The BLU52 Navigator. The aim is to focus only on Fluidra products.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stuart@woww.co.za_</w:t>
      </w:r>
    </w:p>
  </w:comment>
  <w:comment w:author="Segametsi Losaba" w:id="12" w:date="2025-08-13T10:47:34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@stuart@woww.co.za let take the price up too R4000</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stuart@woww.co.za_</w:t>
      </w:r>
    </w:p>
  </w:comment>
  <w:comment w:author="Stuart Marsden" w:id="13" w:date="2025-10-10T13:51:49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Actioned</w:t>
      </w:r>
    </w:p>
  </w:comment>
  <w:comment w:author="Stuart Marsden" w:id="2" w:date="2025-07-30T08:29:06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Intentionally leaving out the link to this article here as we link to it later on and I don't want to take the user away from this article so early</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https://baracuda.co.za/blog/how-to-choose-a-pool-cleaner/</w:t>
      </w:r>
    </w:p>
  </w:comment>
  <w:comment w:author="Segametsi Losaba" w:id="3" w:date="2025-10-09T06:05:48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w:t>
      </w:r>
    </w:p>
  </w:comment>
  <w:comment w:author="Segametsi Losaba" w:id="9" w:date="2025-09-17T11:59:25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@stuart@woww.co.za give one can be left out altogether.</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stuart@woww.co.za_</w:t>
      </w:r>
    </w:p>
  </w:comment>
  <w:comment w:author="Segametsi Losaba" w:id="6" w:date="2025-09-17T11:57:36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@stuart@woww.co.za please replace with Zodiac CNX4090iQ, let me know if you need more information on the cleaner.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stuart@woww.co.za_</w:t>
      </w:r>
    </w:p>
  </w:comment>
  <w:comment w:author="Stuart Marsden" w:id="7" w:date="2025-09-26T15:37:29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https://docs.google.com/document/d/1T-7VS8jkeW97dx54BnPGVBHbvQlu3ppgZa1URQmW9ZE/edit?tab=t.0#heading=h.ty86chode7wq</w:t>
      </w:r>
    </w:p>
  </w:comment>
  <w:comment w:author="Segametsi Losaba" w:id="10" w:date="2025-08-13T10:41:29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@stuart@woww.co.za please include Takealot on the online store list.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stuart@woww.co.za_</w:t>
      </w:r>
    </w:p>
  </w:comment>
  <w:comment w:author="Stuart Marsden" w:id="11" w:date="2025-10-10T13:51:43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Actioned</w:t>
      </w:r>
    </w:p>
  </w:comment>
  <w:comment w:author="Stuart Marsden" w:id="4" w:date="2025-10-28T12:39:53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Kreepy krauly bullshark changed to blu52 navigator</w:t>
      </w:r>
    </w:p>
  </w:comment>
  <w:comment w:author="Stuart Marsden" w:id="8" w:date="2025-10-08T06:59:58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client review: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Aiper Scuba S1 replaced with Zodiac CNX4090iQ</w:t>
      </w:r>
    </w:p>
  </w:comment>
  <w:comment w:author="Stuart Marsden" w:id="0" w:date="2025-07-30T09:58:29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link to The Pool Team</w:t>
      </w:r>
    </w:p>
  </w:comment>
  <w:comment w:author="Segametsi Losaba" w:id="1" w:date="2025-10-09T06:04:32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@stuart@woww.co.za noted. Thank you.</w:t>
      </w:r>
    </w:p>
  </w:comment>
  <w:comment w:author="Stuart Marsden" w:id="5" w:date="2025-10-08T06:55:32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client review: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ALPHA RA6300iQ replaced with Zodiac RE4600iQ</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color w:val="434343"/>
      <w:sz w:val="28"/>
      <w:szCs w:val="28"/>
      <w:highlight w:val="cyan"/>
    </w:rPr>
  </w:style>
  <w:style w:type="paragraph" w:styleId="Heading4">
    <w:name w:val="heading 4"/>
    <w:basedOn w:val="Normal"/>
    <w:next w:val="Normal"/>
    <w:pPr>
      <w:keepNext w:val="1"/>
      <w:keepLines w:val="1"/>
      <w:spacing w:after="80" w:before="280" w:lineRule="auto"/>
    </w:pPr>
    <w:rPr>
      <w:b w:val="1"/>
      <w:b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aracuda.co.za/warranty/" TargetMode="External"/><Relationship Id="rId42" Type="http://schemas.openxmlformats.org/officeDocument/2006/relationships/hyperlink" Target="https://www.takealot.com/baracuda-tracker-pool-cleaner/PLID94067666" TargetMode="External"/><Relationship Id="rId41" Type="http://schemas.openxmlformats.org/officeDocument/2006/relationships/hyperlink" Target="https://baracuda.co.za/where-to-buy/" TargetMode="External"/><Relationship Id="rId44" Type="http://schemas.openxmlformats.org/officeDocument/2006/relationships/hyperlink" Target="https://www.zodiac.co.za/product/pacer-2/" TargetMode="External"/><Relationship Id="rId43" Type="http://schemas.openxmlformats.org/officeDocument/2006/relationships/image" Target="media/image5.jpg"/><Relationship Id="rId46" Type="http://schemas.openxmlformats.org/officeDocument/2006/relationships/hyperlink" Target="https://www.poolxpert.co.za/shop/gemini-combi-pack/" TargetMode="External"/><Relationship Id="rId45"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T-7VS8jkeW97dx54BnPGVBHbvQlu3ppgZa1URQmW9ZE/edit?usp=sharing" TargetMode="External"/><Relationship Id="rId48" Type="http://schemas.openxmlformats.org/officeDocument/2006/relationships/image" Target="media/image2.jpg"/><Relationship Id="rId47" Type="http://schemas.openxmlformats.org/officeDocument/2006/relationships/hyperlink" Target="https://thepoolteam.co.za/gemini-pool-cleaner-twinsweep-gem" TargetMode="External"/><Relationship Id="rId49" Type="http://schemas.openxmlformats.org/officeDocument/2006/relationships/hyperlink" Target="https://www.zodiac.co.za/product/zodiac-ax20-activ/"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gWcVmV4mJ5s2-_jFOez8PaB62fGtZTAUS-qasOJ50LU/edit?usp=sharing" TargetMode="External"/><Relationship Id="rId8" Type="http://schemas.openxmlformats.org/officeDocument/2006/relationships/hyperlink" Target="https://docs.google.com/spreadsheets/d/1cC8jsVWt0ZfPMsrQUhK-G8rho1UDOy6B01D5bCSk8i0/edit?gid=443688772#gid=443688772" TargetMode="External"/><Relationship Id="rId31" Type="http://schemas.openxmlformats.org/officeDocument/2006/relationships/hyperlink" Target="https://www.zodiac.co.za/product/cnx4090iq/" TargetMode="External"/><Relationship Id="rId30" Type="http://schemas.openxmlformats.org/officeDocument/2006/relationships/image" Target="media/image12.jpg"/><Relationship Id="rId33" Type="http://schemas.openxmlformats.org/officeDocument/2006/relationships/image" Target="media/image10.jpg"/><Relationship Id="rId32" Type="http://schemas.openxmlformats.org/officeDocument/2006/relationships/hyperlink" Target="https://leroymerlin.co.za/zodiac-cnx-4090-iq-81490861" TargetMode="External"/><Relationship Id="rId35" Type="http://schemas.openxmlformats.org/officeDocument/2006/relationships/hyperlink" Target="https://baracuda.co.za/product-category/automatic-pool-cleaners/suction/" TargetMode="External"/><Relationship Id="rId34" Type="http://schemas.openxmlformats.org/officeDocument/2006/relationships/image" Target="media/image3.jpg"/><Relationship Id="rId70" Type="http://schemas.openxmlformats.org/officeDocument/2006/relationships/footer" Target="footer1.xml"/><Relationship Id="rId37" Type="http://schemas.openxmlformats.org/officeDocument/2006/relationships/hyperlink" Target="https://baracuda.co.za/where-to-buy/" TargetMode="External"/><Relationship Id="rId36" Type="http://schemas.openxmlformats.org/officeDocument/2006/relationships/hyperlink" Target="https://baracuda.co.za/warranty/" TargetMode="External"/><Relationship Id="rId39" Type="http://schemas.openxmlformats.org/officeDocument/2006/relationships/image" Target="media/image6.jpg"/><Relationship Id="rId38" Type="http://schemas.openxmlformats.org/officeDocument/2006/relationships/hyperlink" Target="https://www.takealot.com/zodiac-baracuda-ranger-swimming-pool-cleaner-combi-pack/PLID92465270" TargetMode="External"/><Relationship Id="rId62" Type="http://schemas.openxmlformats.org/officeDocument/2006/relationships/hyperlink" Target="https://baracuda.co.za/product-category/automatic-pool-cleaners/suction/" TargetMode="External"/><Relationship Id="rId61" Type="http://schemas.openxmlformats.org/officeDocument/2006/relationships/hyperlink" Target="https://baracuda.co.za/product-category/automatic-pool-cleaners/suction/" TargetMode="External"/><Relationship Id="rId20" Type="http://schemas.openxmlformats.org/officeDocument/2006/relationships/image" Target="media/image13.jpg"/><Relationship Id="rId64" Type="http://schemas.openxmlformats.org/officeDocument/2006/relationships/hyperlink" Target="https://baracuda.co.za/where-to-buy/" TargetMode="External"/><Relationship Id="rId63" Type="http://schemas.openxmlformats.org/officeDocument/2006/relationships/hyperlink" Target="https://baracuda.co.za/where-to-buy/" TargetMode="External"/><Relationship Id="rId22" Type="http://schemas.openxmlformats.org/officeDocument/2006/relationships/hyperlink" Target="https://baracuda.co.za/where-to-buy/" TargetMode="External"/><Relationship Id="rId66" Type="http://schemas.openxmlformats.org/officeDocument/2006/relationships/hyperlink" Target="https://baracuda.co.za/blog/suction-pool-cleaners-guide/" TargetMode="External"/><Relationship Id="rId21" Type="http://schemas.openxmlformats.org/officeDocument/2006/relationships/hyperlink" Target="https://baracuda.co.za/warranty/" TargetMode="External"/><Relationship Id="rId65" Type="http://schemas.openxmlformats.org/officeDocument/2006/relationships/hyperlink" Target="https://baracuda.co.za/blog/how-to-choose-a-pool-cleaner/" TargetMode="External"/><Relationship Id="rId24" Type="http://schemas.openxmlformats.org/officeDocument/2006/relationships/image" Target="media/image8.jpg"/><Relationship Id="rId68" Type="http://schemas.openxmlformats.org/officeDocument/2006/relationships/hyperlink" Target="https://baracuda.co.za/blog/pool-equipment-loadshedding-tips/" TargetMode="External"/><Relationship Id="rId23" Type="http://schemas.openxmlformats.org/officeDocument/2006/relationships/hyperlink" Target="https://www.takealot.com/baracuda-xa-2030-robotic-swimming-pool-cleaner/PLID94493106" TargetMode="External"/><Relationship Id="rId67" Type="http://schemas.openxmlformats.org/officeDocument/2006/relationships/hyperlink" Target="https://baracuda.co.za/blog/weekly-pool-maintenance-guide/" TargetMode="External"/><Relationship Id="rId60" Type="http://schemas.openxmlformats.org/officeDocument/2006/relationships/hyperlink" Target="https://baracuda.co.za/product-category/automatic-pool-cleaners/robotic/" TargetMode="External"/><Relationship Id="rId26" Type="http://schemas.openxmlformats.org/officeDocument/2006/relationships/hyperlink" Target="https://www.zodiac.co.za/product/zodiac-re4600iq/" TargetMode="External"/><Relationship Id="rId25" Type="http://schemas.openxmlformats.org/officeDocument/2006/relationships/hyperlink" Target="https://www.zodiac.co.za/wp-content/uploads/2025/01/ZOD_RE-4600-IQ-ROBOTIC-TP_DIGITAL.pdf" TargetMode="External"/><Relationship Id="rId69" Type="http://schemas.openxmlformats.org/officeDocument/2006/relationships/hyperlink" Target="https://baracuda.co.za/contact-us/" TargetMode="External"/><Relationship Id="rId28" Type="http://schemas.openxmlformats.org/officeDocument/2006/relationships/hyperlink" Target="https://www.zodiac.co.za/wp-content/uploads/2025/01/ZOD_ALPHA-RA-6700-IQ-TP_DIGITAL.pdf" TargetMode="External"/><Relationship Id="rId27" Type="http://schemas.openxmlformats.org/officeDocument/2006/relationships/image" Target="media/image11.jpg"/><Relationship Id="rId29" Type="http://schemas.openxmlformats.org/officeDocument/2006/relationships/hyperlink" Target="https://www.zodiac.co.za/product/zodiac-alpha-ra6700iq/" TargetMode="External"/><Relationship Id="rId51" Type="http://schemas.openxmlformats.org/officeDocument/2006/relationships/hyperlink" Target="https://www.takealot.com/zodiac-ax20-activ/PLID73504034" TargetMode="External"/><Relationship Id="rId50" Type="http://schemas.openxmlformats.org/officeDocument/2006/relationships/hyperlink" Target="https://thepoolteam.co.za/zodiac-ax20-activ-ax20" TargetMode="External"/><Relationship Id="rId53" Type="http://schemas.openxmlformats.org/officeDocument/2006/relationships/hyperlink" Target="https://www.checkers.co.za/product/blu52-navigator-all-in-one-automatic-pool-cleaner-10456724EA" TargetMode="External"/><Relationship Id="rId52" Type="http://schemas.openxmlformats.org/officeDocument/2006/relationships/image" Target="media/image7.jpg"/><Relationship Id="rId11" Type="http://schemas.openxmlformats.org/officeDocument/2006/relationships/image" Target="media/image4.jpg"/><Relationship Id="rId55" Type="http://schemas.openxmlformats.org/officeDocument/2006/relationships/hyperlink" Target="https://www.takealot.com/blu-52-navigator-all-in-one-automatic-pool-cleaner/PLID73023551" TargetMode="External"/><Relationship Id="rId10" Type="http://schemas.openxmlformats.org/officeDocument/2006/relationships/hyperlink" Target="https://drive.google.com/drive/folders/17mA2nMmfiWgb41-kDdF8utbvuVzrOyH5?usp=sharing" TargetMode="External"/><Relationship Id="rId54" Type="http://schemas.openxmlformats.org/officeDocument/2006/relationships/hyperlink" Target="https://leroymerlin.co.za/blu52-navigator-pool-cleaner-combi-pack-81450658" TargetMode="External"/><Relationship Id="rId13" Type="http://schemas.openxmlformats.org/officeDocument/2006/relationships/hyperlink" Target="https://baracuda.co.za/where-to-buy/" TargetMode="External"/><Relationship Id="rId57" Type="http://schemas.openxmlformats.org/officeDocument/2006/relationships/hyperlink" Target="https://baracuda.co.za/contact-us/" TargetMode="External"/><Relationship Id="rId12" Type="http://schemas.openxmlformats.org/officeDocument/2006/relationships/hyperlink" Target="https://baracuda.co.za/contact-us/" TargetMode="External"/><Relationship Id="rId56" Type="http://schemas.openxmlformats.org/officeDocument/2006/relationships/image" Target="media/image1.jpg"/><Relationship Id="rId15" Type="http://schemas.openxmlformats.org/officeDocument/2006/relationships/hyperlink" Target="https://baracuda.co.za/blog/how-to-choose-a-pool-cleaner/#:~:text=Assess%20your%20pool's%20size%2C%20surface,warranty%20coverage%20and%20support%20services." TargetMode="External"/><Relationship Id="rId59" Type="http://schemas.openxmlformats.org/officeDocument/2006/relationships/hyperlink" Target="https://baracuda.co.za/product-category/automatic-pool-cleaners/" TargetMode="External"/><Relationship Id="rId14" Type="http://schemas.openxmlformats.org/officeDocument/2006/relationships/hyperlink" Target="https://baracuda.co.za/product-category/automatic-pool-cleaners/" TargetMode="External"/><Relationship Id="rId58" Type="http://schemas.openxmlformats.org/officeDocument/2006/relationships/hyperlink" Target="https://baracuda.co.za/product-category/automatic-pool-cleaners/" TargetMode="External"/><Relationship Id="rId17" Type="http://schemas.openxmlformats.org/officeDocument/2006/relationships/hyperlink" Target="https://baracuda.co.za/warranty/" TargetMode="External"/><Relationship Id="rId16" Type="http://schemas.openxmlformats.org/officeDocument/2006/relationships/hyperlink" Target="https://baracuda.co.za/product-category/automatic-pool-cleaners/robotic/" TargetMode="External"/><Relationship Id="rId19" Type="http://schemas.openxmlformats.org/officeDocument/2006/relationships/hyperlink" Target="https://www.takealot.com/baracuda-xa4030-iq-robotic-swimming-pool-cleaner-including-stora/PLID94494941" TargetMode="External"/><Relationship Id="rId18" Type="http://schemas.openxmlformats.org/officeDocument/2006/relationships/hyperlink" Target="https://baracuda.co.za/where-to-bu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